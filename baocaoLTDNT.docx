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40E604" w14:textId="77777777" w:rsidR="000C358D" w:rsidRDefault="000C358D">
      <w:pPr>
        <w:pBdr>
          <w:top w:val="thinThickSmallGap" w:sz="24" w:space="1" w:color="auto"/>
          <w:left w:val="thinThickSmallGap" w:sz="24" w:space="4" w:color="auto"/>
          <w:bottom w:val="thickThinSmallGap" w:sz="24" w:space="1" w:color="auto"/>
          <w:right w:val="thickThinSmallGap" w:sz="24" w:space="4" w:color="auto"/>
        </w:pBdr>
        <w:jc w:val="center"/>
        <w:rPr>
          <w:rFonts w:ascii="Times New Roman" w:hAnsi="Times New Roman"/>
          <w:b/>
          <w:color w:val="000000"/>
          <w:sz w:val="16"/>
          <w:szCs w:val="16"/>
        </w:rPr>
      </w:pPr>
      <w:bookmarkStart w:id="0" w:name="OLE_LINK13"/>
    </w:p>
    <w:p w14:paraId="1EC4FE99" w14:textId="77777777" w:rsidR="000C358D" w:rsidRDefault="006B62F0">
      <w:pPr>
        <w:pBdr>
          <w:top w:val="thinThickSmallGap" w:sz="24" w:space="1" w:color="auto"/>
          <w:left w:val="thinThickSmallGap" w:sz="24" w:space="4" w:color="auto"/>
          <w:bottom w:val="thickThinSmallGap" w:sz="24" w:space="1" w:color="auto"/>
          <w:right w:val="thickThinSmallGap" w:sz="24" w:space="4" w:color="auto"/>
        </w:pBdr>
        <w:jc w:val="center"/>
        <w:rPr>
          <w:rFonts w:ascii="Times New Roman" w:hAnsi="Times New Roman"/>
          <w:b/>
          <w:color w:val="000000"/>
          <w:sz w:val="28"/>
          <w:szCs w:val="28"/>
        </w:rPr>
      </w:pPr>
      <w:r>
        <w:rPr>
          <w:rFonts w:ascii="Times New Roman" w:hAnsi="Times New Roman"/>
          <w:b/>
          <w:color w:val="000000"/>
          <w:sz w:val="28"/>
          <w:szCs w:val="28"/>
        </w:rPr>
        <w:t>ĐẠI HỌC ĐÀ NẴNG</w:t>
      </w:r>
    </w:p>
    <w:p w14:paraId="0667F094" w14:textId="77777777" w:rsidR="000C358D" w:rsidRDefault="006B62F0">
      <w:pPr>
        <w:pBdr>
          <w:top w:val="thinThickSmallGap" w:sz="24" w:space="1" w:color="auto"/>
          <w:left w:val="thinThickSmallGap" w:sz="24" w:space="4" w:color="auto"/>
          <w:bottom w:val="thickThinSmallGap" w:sz="24" w:space="1" w:color="auto"/>
          <w:right w:val="thickThinSmallGap" w:sz="24" w:space="4" w:color="auto"/>
        </w:pBdr>
        <w:jc w:val="center"/>
        <w:rPr>
          <w:rFonts w:ascii="Times New Roman" w:hAnsi="Times New Roman"/>
          <w:b/>
          <w:color w:val="000000"/>
          <w:sz w:val="28"/>
          <w:szCs w:val="28"/>
        </w:rPr>
      </w:pPr>
      <w:r>
        <w:rPr>
          <w:rFonts w:ascii="Times New Roman" w:hAnsi="Times New Roman"/>
          <w:b/>
          <w:color w:val="000000"/>
          <w:sz w:val="28"/>
          <w:szCs w:val="28"/>
        </w:rPr>
        <w:t>TRƯỜNG ĐẠI HỌC BÁCH KHOA</w:t>
      </w:r>
    </w:p>
    <w:p w14:paraId="5C850BB2" w14:textId="77777777" w:rsidR="000C358D" w:rsidRDefault="006B62F0">
      <w:pPr>
        <w:pBdr>
          <w:top w:val="thinThickSmallGap" w:sz="24" w:space="1" w:color="auto"/>
          <w:left w:val="thinThickSmallGap" w:sz="24" w:space="4" w:color="auto"/>
          <w:bottom w:val="thickThinSmallGap" w:sz="24" w:space="1" w:color="auto"/>
          <w:right w:val="thickThinSmallGap" w:sz="24" w:space="4" w:color="auto"/>
        </w:pBdr>
        <w:jc w:val="center"/>
        <w:rPr>
          <w:rFonts w:ascii="Times New Roman" w:hAnsi="Times New Roman"/>
          <w:b/>
          <w:color w:val="000000"/>
          <w:sz w:val="28"/>
          <w:szCs w:val="28"/>
        </w:rPr>
      </w:pPr>
      <w:r>
        <w:rPr>
          <w:rFonts w:ascii="Times New Roman" w:hAnsi="Times New Roman"/>
          <w:b/>
          <w:noProof/>
          <w:color w:val="000000"/>
          <w:sz w:val="28"/>
          <w:szCs w:val="28"/>
        </w:rPr>
        <mc:AlternateContent>
          <mc:Choice Requires="wps">
            <w:drawing>
              <wp:anchor distT="0" distB="0" distL="114300" distR="114300" simplePos="0" relativeHeight="251658240" behindDoc="0" locked="0" layoutInCell="1" allowOverlap="1" wp14:anchorId="2B9FD63C" wp14:editId="2DEA97F6">
                <wp:simplePos x="0" y="0"/>
                <wp:positionH relativeFrom="column">
                  <wp:posOffset>2098675</wp:posOffset>
                </wp:positionH>
                <wp:positionV relativeFrom="paragraph">
                  <wp:posOffset>204470</wp:posOffset>
                </wp:positionV>
                <wp:extent cx="1187450" cy="0"/>
                <wp:effectExtent l="0" t="0" r="31750" b="19050"/>
                <wp:wrapNone/>
                <wp:docPr id="1" name="Straight Connector 1"/>
                <wp:cNvGraphicFramePr/>
                <a:graphic xmlns:a="http://schemas.openxmlformats.org/drawingml/2006/main">
                  <a:graphicData uri="http://schemas.microsoft.com/office/word/2010/wordprocessingShape">
                    <wps:wsp>
                      <wps:cNvCnPr/>
                      <wps:spPr>
                        <a:xfrm>
                          <a:off x="0" y="0"/>
                          <a:ext cx="11874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9F36CB1" id="Straight Connector 1" o:spid="_x0000_s1026" style="position:absolute;z-index:251658240;visibility:visible;mso-wrap-style:square;mso-wrap-distance-left:9pt;mso-wrap-distance-top:0;mso-wrap-distance-right:9pt;mso-wrap-distance-bottom:0;mso-position-horizontal:absolute;mso-position-horizontal-relative:text;mso-position-vertical:absolute;mso-position-vertical-relative:text" from="165.25pt,16.1pt" to="258.75pt,1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" strokecolor="black [3200]" strokeweight=".5pt">
                <v:stroke joinstyle="miter"/>
              </v:line>
            </w:pict>
          </mc:Fallback>
        </mc:AlternateContent>
      </w:r>
      <w:r>
        <w:rPr>
          <w:rFonts w:ascii="Times New Roman" w:hAnsi="Times New Roman"/>
          <w:b/>
          <w:color w:val="000000"/>
          <w:sz w:val="28"/>
          <w:szCs w:val="28"/>
        </w:rPr>
        <w:t>KHOA ĐIỆN TỬ - VIỄN THÔNG</w:t>
      </w:r>
    </w:p>
    <w:p w14:paraId="771E92C3" w14:textId="77777777" w:rsidR="000C358D" w:rsidRDefault="000C358D">
      <w:pPr>
        <w:pBdr>
          <w:top w:val="thinThickSmallGap" w:sz="24" w:space="1" w:color="auto"/>
          <w:left w:val="thinThickSmallGap" w:sz="24" w:space="4" w:color="auto"/>
          <w:bottom w:val="thickThinSmallGap" w:sz="24" w:space="1" w:color="auto"/>
          <w:right w:val="thickThinSmallGap" w:sz="24" w:space="4" w:color="auto"/>
        </w:pBdr>
        <w:rPr>
          <w:rFonts w:ascii="Times New Roman" w:hAnsi="Times New Roman"/>
          <w:color w:val="000000"/>
        </w:rPr>
      </w:pPr>
    </w:p>
    <w:p w14:paraId="0D9D45F8" w14:textId="77777777" w:rsidR="000C358D" w:rsidRDefault="000C358D">
      <w:pPr>
        <w:pBdr>
          <w:top w:val="thinThickSmallGap" w:sz="24" w:space="1" w:color="auto"/>
          <w:left w:val="thinThickSmallGap" w:sz="24" w:space="4" w:color="auto"/>
          <w:bottom w:val="thickThinSmallGap" w:sz="24" w:space="1" w:color="auto"/>
          <w:right w:val="thickThinSmallGap" w:sz="24" w:space="4" w:color="auto"/>
        </w:pBdr>
        <w:rPr>
          <w:rFonts w:ascii="Times New Roman" w:hAnsi="Times New Roman"/>
          <w:b/>
          <w:color w:val="000000"/>
          <w:sz w:val="28"/>
          <w:szCs w:val="28"/>
        </w:rPr>
      </w:pPr>
    </w:p>
    <w:p w14:paraId="6591E4C0" w14:textId="77777777" w:rsidR="000C358D" w:rsidRDefault="006B62F0">
      <w:pPr>
        <w:pBdr>
          <w:top w:val="thinThickSmallGap" w:sz="24" w:space="1" w:color="auto"/>
          <w:left w:val="thinThickSmallGap" w:sz="24" w:space="4" w:color="auto"/>
          <w:bottom w:val="thickThinSmallGap" w:sz="24" w:space="1" w:color="auto"/>
          <w:right w:val="thickThinSmallGap" w:sz="24" w:space="4" w:color="auto"/>
        </w:pBdr>
        <w:spacing w:before="120"/>
        <w:jc w:val="center"/>
        <w:rPr>
          <w:rFonts w:ascii="Times New Roman" w:hAnsi="Times New Roman"/>
          <w:b/>
          <w:color w:val="000000"/>
          <w:sz w:val="50"/>
          <w:szCs w:val="50"/>
        </w:rPr>
      </w:pPr>
      <w:r>
        <w:rPr>
          <w:rFonts w:ascii="Times New Roman" w:hAnsi="Times New Roman"/>
          <w:b/>
          <w:color w:val="000000"/>
          <w:sz w:val="50"/>
          <w:szCs w:val="50"/>
        </w:rPr>
        <w:t xml:space="preserve">BÁO CÁO </w:t>
      </w:r>
    </w:p>
    <w:p w14:paraId="290199A8" w14:textId="69763A1B" w:rsidR="000C358D" w:rsidRDefault="00FF0D52">
      <w:pPr>
        <w:pBdr>
          <w:top w:val="thinThickSmallGap" w:sz="24" w:space="1" w:color="auto"/>
          <w:left w:val="thinThickSmallGap" w:sz="24" w:space="4" w:color="auto"/>
          <w:bottom w:val="thickThinSmallGap" w:sz="24" w:space="1" w:color="auto"/>
          <w:right w:val="thickThinSmallGap" w:sz="24" w:space="4" w:color="auto"/>
        </w:pBdr>
        <w:spacing w:before="120"/>
        <w:jc w:val="center"/>
        <w:rPr>
          <w:rFonts w:ascii="Times New Roman" w:hAnsi="Times New Roman"/>
          <w:b/>
          <w:color w:val="000000"/>
          <w:sz w:val="32"/>
          <w:szCs w:val="32"/>
        </w:rPr>
      </w:pPr>
      <w:r>
        <w:rPr>
          <w:rFonts w:ascii="Times New Roman" w:hAnsi="Times New Roman"/>
          <w:b/>
          <w:color w:val="000000"/>
          <w:sz w:val="50"/>
          <w:szCs w:val="50"/>
        </w:rPr>
        <w:t>LẬP TRÌNH ĐA NỀN TẢNG</w:t>
      </w:r>
    </w:p>
    <w:p w14:paraId="1EB1E9E4" w14:textId="77777777" w:rsidR="000C358D" w:rsidRDefault="000C358D">
      <w:pPr>
        <w:pBdr>
          <w:top w:val="thinThickSmallGap" w:sz="24" w:space="1" w:color="auto"/>
          <w:left w:val="thinThickSmallGap" w:sz="24" w:space="4" w:color="auto"/>
          <w:bottom w:val="thickThinSmallGap" w:sz="24" w:space="1" w:color="auto"/>
          <w:right w:val="thickThinSmallGap" w:sz="24" w:space="4" w:color="auto"/>
        </w:pBdr>
        <w:rPr>
          <w:rFonts w:ascii="Times New Roman" w:hAnsi="Times New Roman"/>
          <w:b/>
          <w:color w:val="000000"/>
        </w:rPr>
      </w:pPr>
    </w:p>
    <w:p w14:paraId="2A669C8E" w14:textId="77777777" w:rsidR="000C358D" w:rsidRPr="00666602" w:rsidRDefault="006B62F0">
      <w:pPr>
        <w:pBdr>
          <w:top w:val="thinThickSmallGap" w:sz="24" w:space="1" w:color="auto"/>
          <w:left w:val="thinThickSmallGap" w:sz="24" w:space="4" w:color="auto"/>
          <w:bottom w:val="thickThinSmallGap" w:sz="24" w:space="1" w:color="auto"/>
          <w:right w:val="thickThinSmallGap" w:sz="24" w:space="4" w:color="auto"/>
        </w:pBdr>
        <w:jc w:val="center"/>
        <w:rPr>
          <w:rFonts w:ascii="Times New Roman" w:hAnsi="Times New Roman"/>
          <w:b/>
          <w:color w:val="000000"/>
          <w:sz w:val="32"/>
          <w:szCs w:val="32"/>
        </w:rPr>
      </w:pPr>
      <w:bookmarkStart w:id="1" w:name="OLE_LINK14"/>
      <w:bookmarkStart w:id="2" w:name="OLE_LINK15"/>
      <w:bookmarkStart w:id="3" w:name="OLE_LINK16"/>
      <w:r w:rsidRPr="00666602">
        <w:rPr>
          <w:rFonts w:ascii="Times New Roman" w:hAnsi="Times New Roman"/>
          <w:b/>
          <w:color w:val="000000"/>
          <w:sz w:val="32"/>
          <w:szCs w:val="32"/>
        </w:rPr>
        <w:t>ĐỀ TÀI:</w:t>
      </w:r>
    </w:p>
    <w:bookmarkEnd w:id="1"/>
    <w:bookmarkEnd w:id="2"/>
    <w:bookmarkEnd w:id="3"/>
    <w:p w14:paraId="3D90CD6D" w14:textId="592B8089" w:rsidR="000C358D" w:rsidRPr="00666602" w:rsidRDefault="00552295">
      <w:pPr>
        <w:pBdr>
          <w:top w:val="thinThickSmallGap" w:sz="24" w:space="1" w:color="auto"/>
          <w:left w:val="thinThickSmallGap" w:sz="24" w:space="4" w:color="auto"/>
          <w:bottom w:val="thickThinSmallGap" w:sz="24" w:space="1" w:color="auto"/>
          <w:right w:val="thickThinSmallGap" w:sz="24" w:space="4" w:color="auto"/>
        </w:pBdr>
        <w:jc w:val="center"/>
        <w:rPr>
          <w:rFonts w:ascii="Times New Roman" w:hAnsi="Times New Roman"/>
          <w:b/>
          <w:i/>
          <w:color w:val="000000"/>
          <w:sz w:val="24"/>
          <w:szCs w:val="24"/>
        </w:rPr>
      </w:pPr>
      <w:r w:rsidRPr="00666602">
        <w:rPr>
          <w:rFonts w:ascii="Times New Roman" w:hAnsi="Times New Roman"/>
          <w:b/>
          <w:color w:val="000000"/>
          <w:sz w:val="44"/>
          <w:szCs w:val="44"/>
        </w:rPr>
        <w:t>Button</w:t>
      </w:r>
      <w:r w:rsidR="00622D48" w:rsidRPr="00666602">
        <w:rPr>
          <w:rFonts w:ascii="Times New Roman" w:hAnsi="Times New Roman"/>
          <w:b/>
          <w:color w:val="000000"/>
          <w:sz w:val="44"/>
          <w:szCs w:val="44"/>
        </w:rPr>
        <w:t>s</w:t>
      </w:r>
      <w:r w:rsidRPr="00666602">
        <w:rPr>
          <w:rFonts w:ascii="Times New Roman" w:hAnsi="Times New Roman"/>
          <w:b/>
          <w:color w:val="000000"/>
          <w:sz w:val="44"/>
          <w:szCs w:val="44"/>
        </w:rPr>
        <w:t xml:space="preserve"> và </w:t>
      </w:r>
      <w:r w:rsidR="009A5E2D" w:rsidRPr="00666602">
        <w:rPr>
          <w:rFonts w:ascii="Times New Roman" w:hAnsi="Times New Roman"/>
          <w:b/>
          <w:color w:val="000000"/>
          <w:sz w:val="44"/>
          <w:szCs w:val="44"/>
        </w:rPr>
        <w:t>Input Widget</w:t>
      </w:r>
      <w:r w:rsidR="006B62F0" w:rsidRPr="00666602">
        <w:rPr>
          <w:rFonts w:ascii="Times New Roman" w:hAnsi="Times New Roman"/>
          <w:b/>
          <w:color w:val="000000"/>
          <w:sz w:val="24"/>
          <w:szCs w:val="24"/>
        </w:rPr>
        <w:t xml:space="preserve"> </w:t>
      </w:r>
    </w:p>
    <w:p w14:paraId="7725A044" w14:textId="77777777" w:rsidR="000C358D" w:rsidRDefault="000C358D">
      <w:pPr>
        <w:pBdr>
          <w:top w:val="thinThickSmallGap" w:sz="24" w:space="1" w:color="auto"/>
          <w:left w:val="thinThickSmallGap" w:sz="24" w:space="4" w:color="auto"/>
          <w:bottom w:val="thickThinSmallGap" w:sz="24" w:space="1" w:color="auto"/>
          <w:right w:val="thickThinSmallGap" w:sz="24" w:space="4" w:color="auto"/>
        </w:pBdr>
        <w:jc w:val="both"/>
        <w:rPr>
          <w:rFonts w:ascii="Times New Roman" w:hAnsi="Times New Roman"/>
          <w:b/>
          <w:color w:val="000000"/>
        </w:rPr>
      </w:pPr>
    </w:p>
    <w:p w14:paraId="175566CF" w14:textId="77777777" w:rsidR="000C358D" w:rsidRDefault="000C358D">
      <w:pPr>
        <w:pBdr>
          <w:top w:val="thinThickSmallGap" w:sz="24" w:space="1" w:color="auto"/>
          <w:left w:val="thinThickSmallGap" w:sz="24" w:space="4" w:color="auto"/>
          <w:bottom w:val="thickThinSmallGap" w:sz="24" w:space="1" w:color="auto"/>
          <w:right w:val="thickThinSmallGap" w:sz="24" w:space="4" w:color="auto"/>
        </w:pBdr>
        <w:jc w:val="both"/>
        <w:rPr>
          <w:rFonts w:ascii="Times New Roman" w:hAnsi="Times New Roman"/>
          <w:b/>
          <w:color w:val="000000"/>
        </w:rPr>
      </w:pPr>
    </w:p>
    <w:p w14:paraId="7BDCD373" w14:textId="77777777" w:rsidR="00622D48" w:rsidRDefault="006B62F0" w:rsidP="00622D48">
      <w:pPr>
        <w:pBdr>
          <w:top w:val="thinThickSmallGap" w:sz="24" w:space="1" w:color="auto"/>
          <w:left w:val="thinThickSmallGap" w:sz="24" w:space="4" w:color="auto"/>
          <w:bottom w:val="thickThinSmallGap" w:sz="24" w:space="1" w:color="auto"/>
          <w:right w:val="thickThinSmallGap" w:sz="24" w:space="4" w:color="auto"/>
        </w:pBdr>
        <w:ind w:firstLine="720"/>
        <w:jc w:val="both"/>
        <w:rPr>
          <w:rFonts w:ascii="Times New Roman" w:hAnsi="Times New Roman"/>
          <w:b/>
          <w:color w:val="000000"/>
          <w:sz w:val="28"/>
          <w:szCs w:val="28"/>
        </w:rPr>
      </w:pPr>
      <w:r>
        <w:rPr>
          <w:rFonts w:ascii="Times New Roman" w:hAnsi="Times New Roman"/>
          <w:color w:val="000000"/>
          <w:sz w:val="28"/>
          <w:szCs w:val="28"/>
        </w:rPr>
        <w:t>Sinh viên thực hiện:</w:t>
      </w:r>
      <w:r>
        <w:rPr>
          <w:rFonts w:ascii="Times New Roman" w:hAnsi="Times New Roman"/>
          <w:b/>
          <w:color w:val="000000"/>
          <w:sz w:val="28"/>
          <w:szCs w:val="28"/>
        </w:rPr>
        <w:t xml:space="preserve">   </w:t>
      </w:r>
    </w:p>
    <w:p w14:paraId="4BA2D1FE" w14:textId="625EC282" w:rsidR="000C358D" w:rsidRDefault="008531BD" w:rsidP="00622D48">
      <w:pPr>
        <w:pBdr>
          <w:top w:val="thinThickSmallGap" w:sz="24" w:space="1" w:color="auto"/>
          <w:left w:val="thinThickSmallGap" w:sz="24" w:space="4" w:color="auto"/>
          <w:bottom w:val="thickThinSmallGap" w:sz="24" w:space="1" w:color="auto"/>
          <w:right w:val="thickThinSmallGap" w:sz="24" w:space="4" w:color="auto"/>
        </w:pBdr>
        <w:ind w:firstLine="720"/>
        <w:jc w:val="both"/>
        <w:rPr>
          <w:rFonts w:ascii="Times New Roman" w:hAnsi="Times New Roman"/>
          <w:b/>
          <w:color w:val="000000"/>
          <w:sz w:val="28"/>
          <w:szCs w:val="28"/>
        </w:rPr>
      </w:pPr>
      <w:r w:rsidRPr="0F59A35E">
        <w:rPr>
          <w:rFonts w:ascii="Times New Roman" w:hAnsi="Times New Roman"/>
          <w:b/>
          <w:color w:val="000000" w:themeColor="text1"/>
          <w:sz w:val="28"/>
          <w:szCs w:val="28"/>
        </w:rPr>
        <w:t xml:space="preserve"> </w:t>
      </w:r>
      <w:r w:rsidR="00622D48" w:rsidRPr="0F59A35E">
        <w:rPr>
          <w:rFonts w:ascii="Times New Roman" w:hAnsi="Times New Roman"/>
          <w:b/>
          <w:color w:val="000000" w:themeColor="text1"/>
          <w:sz w:val="28"/>
          <w:szCs w:val="28"/>
        </w:rPr>
        <w:t>1.</w:t>
      </w:r>
      <w:r w:rsidR="006B62F0" w:rsidRPr="0F59A35E">
        <w:rPr>
          <w:rFonts w:ascii="Times New Roman" w:hAnsi="Times New Roman"/>
          <w:b/>
          <w:color w:val="000000" w:themeColor="text1"/>
          <w:sz w:val="28"/>
          <w:szCs w:val="28"/>
        </w:rPr>
        <w:t xml:space="preserve"> </w:t>
      </w:r>
      <w:r w:rsidR="00FF0D52" w:rsidRPr="0F59A35E">
        <w:rPr>
          <w:rFonts w:ascii="Times New Roman" w:hAnsi="Times New Roman"/>
          <w:b/>
          <w:color w:val="000000" w:themeColor="text1"/>
          <w:sz w:val="28"/>
          <w:szCs w:val="28"/>
        </w:rPr>
        <w:t>Trần Đại Tín</w:t>
      </w:r>
      <w:r w:rsidR="005F7249" w:rsidRPr="0F59A35E">
        <w:rPr>
          <w:rFonts w:ascii="Times New Roman" w:hAnsi="Times New Roman"/>
          <w:b/>
          <w:color w:val="000000" w:themeColor="text1"/>
          <w:sz w:val="28"/>
          <w:szCs w:val="28"/>
        </w:rPr>
        <w:t xml:space="preserve">  </w:t>
      </w:r>
      <w:r w:rsidR="005F7249">
        <w:rPr>
          <w:rFonts w:ascii="Times New Roman" w:hAnsi="Times New Roman"/>
          <w:b/>
          <w:color w:val="000000"/>
          <w:sz w:val="28"/>
          <w:szCs w:val="28"/>
        </w:rPr>
        <w:t xml:space="preserve">    </w:t>
      </w:r>
      <w:r w:rsidR="005F7249">
        <w:rPr>
          <w:rFonts w:ascii="Times New Roman" w:hAnsi="Times New Roman"/>
          <w:b/>
          <w:color w:val="000000"/>
          <w:sz w:val="28"/>
          <w:szCs w:val="28"/>
        </w:rPr>
        <w:tab/>
        <w:t xml:space="preserve">  </w:t>
      </w:r>
      <w:r w:rsidR="005F7249" w:rsidRPr="0F59A35E">
        <w:rPr>
          <w:rFonts w:ascii="Times New Roman" w:hAnsi="Times New Roman"/>
          <w:b/>
          <w:color w:val="000000" w:themeColor="text1"/>
          <w:sz w:val="28"/>
          <w:szCs w:val="28"/>
        </w:rPr>
        <w:t>Lớp</w:t>
      </w:r>
      <w:r w:rsidR="00622D48" w:rsidRPr="0F59A35E">
        <w:rPr>
          <w:rFonts w:ascii="Times New Roman" w:hAnsi="Times New Roman"/>
          <w:b/>
          <w:color w:val="000000" w:themeColor="text1"/>
          <w:sz w:val="28"/>
          <w:szCs w:val="28"/>
        </w:rPr>
        <w:t>:</w:t>
      </w:r>
      <w:r w:rsidR="00656164">
        <w:rPr>
          <w:rFonts w:ascii="Times New Roman" w:hAnsi="Times New Roman"/>
          <w:b/>
          <w:color w:val="000000"/>
          <w:sz w:val="28"/>
          <w:szCs w:val="28"/>
        </w:rPr>
        <w:t xml:space="preserve"> </w:t>
      </w:r>
      <w:r w:rsidR="00622D48" w:rsidRPr="0F59A35E">
        <w:rPr>
          <w:rFonts w:ascii="Times New Roman" w:hAnsi="Times New Roman"/>
          <w:b/>
          <w:color w:val="000000" w:themeColor="text1"/>
          <w:sz w:val="28"/>
          <w:szCs w:val="28"/>
        </w:rPr>
        <w:t>22KTMT</w:t>
      </w:r>
      <w:r w:rsidR="00656164" w:rsidRPr="0F59A35E">
        <w:rPr>
          <w:rFonts w:ascii="Times New Roman" w:hAnsi="Times New Roman"/>
          <w:b/>
          <w:color w:val="000000" w:themeColor="text1"/>
          <w:sz w:val="28"/>
          <w:szCs w:val="28"/>
        </w:rPr>
        <w:t>2 MSSV</w:t>
      </w:r>
      <w:r w:rsidR="00622D48" w:rsidRPr="0F59A35E">
        <w:rPr>
          <w:rFonts w:ascii="Times New Roman" w:hAnsi="Times New Roman"/>
          <w:b/>
          <w:color w:val="000000" w:themeColor="text1"/>
          <w:sz w:val="28"/>
          <w:szCs w:val="28"/>
        </w:rPr>
        <w:t xml:space="preserve"> 106220272</w:t>
      </w:r>
    </w:p>
    <w:p w14:paraId="3903225E" w14:textId="19EE7C78" w:rsidR="00622D48" w:rsidRDefault="00622D48" w:rsidP="00622D48">
      <w:pPr>
        <w:pBdr>
          <w:top w:val="thinThickSmallGap" w:sz="24" w:space="1" w:color="auto"/>
          <w:left w:val="thinThickSmallGap" w:sz="24" w:space="4" w:color="auto"/>
          <w:bottom w:val="thickThinSmallGap" w:sz="24" w:space="1" w:color="auto"/>
          <w:right w:val="thickThinSmallGap" w:sz="24" w:space="4" w:color="auto"/>
        </w:pBdr>
        <w:ind w:firstLine="720"/>
        <w:jc w:val="both"/>
        <w:rPr>
          <w:rFonts w:ascii="Times New Roman" w:hAnsi="Times New Roman"/>
          <w:b/>
          <w:color w:val="000000"/>
          <w:sz w:val="28"/>
          <w:szCs w:val="28"/>
        </w:rPr>
      </w:pPr>
      <w:r>
        <w:rPr>
          <w:rFonts w:ascii="Times New Roman" w:hAnsi="Times New Roman"/>
          <w:b/>
          <w:color w:val="000000"/>
          <w:sz w:val="28"/>
          <w:szCs w:val="28"/>
        </w:rPr>
        <w:t xml:space="preserve"> 2. Nguyễn Xuân Trường</w:t>
      </w:r>
      <w:r w:rsidR="00656164">
        <w:rPr>
          <w:rFonts w:ascii="Times New Roman" w:hAnsi="Times New Roman"/>
          <w:b/>
          <w:color w:val="000000"/>
          <w:sz w:val="28"/>
          <w:szCs w:val="28"/>
        </w:rPr>
        <w:t xml:space="preserve"> </w:t>
      </w:r>
      <w:r>
        <w:rPr>
          <w:rFonts w:ascii="Times New Roman" w:hAnsi="Times New Roman"/>
          <w:b/>
          <w:color w:val="000000"/>
          <w:sz w:val="28"/>
          <w:szCs w:val="28"/>
        </w:rPr>
        <w:t>Lớp: 22KTMT2 MSSV 106220275</w:t>
      </w:r>
    </w:p>
    <w:p w14:paraId="0BC7CA1C" w14:textId="77DCD003" w:rsidR="000E0697" w:rsidRDefault="000E0697" w:rsidP="00622D48">
      <w:pPr>
        <w:pBdr>
          <w:top w:val="thinThickSmallGap" w:sz="24" w:space="1" w:color="auto"/>
          <w:left w:val="thinThickSmallGap" w:sz="24" w:space="4" w:color="auto"/>
          <w:bottom w:val="thickThinSmallGap" w:sz="24" w:space="1" w:color="auto"/>
          <w:right w:val="thickThinSmallGap" w:sz="24" w:space="4" w:color="auto"/>
        </w:pBdr>
        <w:ind w:firstLine="720"/>
        <w:jc w:val="both"/>
        <w:rPr>
          <w:rFonts w:ascii="Times New Roman" w:hAnsi="Times New Roman"/>
          <w:b/>
          <w:color w:val="000000"/>
          <w:sz w:val="28"/>
          <w:szCs w:val="28"/>
        </w:rPr>
      </w:pPr>
      <w:r>
        <w:rPr>
          <w:rFonts w:ascii="Times New Roman" w:hAnsi="Times New Roman"/>
          <w:b/>
          <w:color w:val="000000"/>
          <w:sz w:val="28"/>
          <w:szCs w:val="28"/>
        </w:rPr>
        <w:t xml:space="preserve">Người hướng dẫn: </w:t>
      </w:r>
    </w:p>
    <w:p w14:paraId="3E9A95D3" w14:textId="6A7CB093" w:rsidR="000E0697" w:rsidRDefault="000E0697" w:rsidP="00622D48">
      <w:pPr>
        <w:pBdr>
          <w:top w:val="thinThickSmallGap" w:sz="24" w:space="1" w:color="auto"/>
          <w:left w:val="thinThickSmallGap" w:sz="24" w:space="4" w:color="auto"/>
          <w:bottom w:val="thickThinSmallGap" w:sz="24" w:space="1" w:color="auto"/>
          <w:right w:val="thickThinSmallGap" w:sz="24" w:space="4" w:color="auto"/>
        </w:pBdr>
        <w:ind w:firstLine="720"/>
        <w:jc w:val="both"/>
        <w:rPr>
          <w:rFonts w:ascii="Times New Roman" w:hAnsi="Times New Roman"/>
          <w:b/>
          <w:color w:val="000000"/>
          <w:sz w:val="28"/>
          <w:szCs w:val="28"/>
        </w:rPr>
      </w:pPr>
      <w:r>
        <w:rPr>
          <w:rFonts w:ascii="Times New Roman" w:hAnsi="Times New Roman"/>
          <w:b/>
          <w:color w:val="000000"/>
          <w:sz w:val="28"/>
          <w:szCs w:val="28"/>
        </w:rPr>
        <w:tab/>
        <w:t xml:space="preserve">TS. Nguyễn Duy Nhật Viễn </w:t>
      </w:r>
    </w:p>
    <w:p w14:paraId="25722983" w14:textId="09159FB1" w:rsidR="00622D48" w:rsidRDefault="00622D48" w:rsidP="00622D48">
      <w:pPr>
        <w:pBdr>
          <w:top w:val="thinThickSmallGap" w:sz="24" w:space="1" w:color="auto"/>
          <w:left w:val="thinThickSmallGap" w:sz="24" w:space="4" w:color="auto"/>
          <w:bottom w:val="thickThinSmallGap" w:sz="24" w:space="1" w:color="auto"/>
          <w:right w:val="thickThinSmallGap" w:sz="24" w:space="4" w:color="auto"/>
        </w:pBdr>
        <w:ind w:firstLine="720"/>
        <w:jc w:val="both"/>
        <w:rPr>
          <w:rFonts w:ascii="Times New Roman" w:hAnsi="Times New Roman"/>
          <w:b/>
          <w:color w:val="000000"/>
          <w:sz w:val="28"/>
          <w:szCs w:val="28"/>
        </w:rPr>
      </w:pPr>
    </w:p>
    <w:p w14:paraId="08EFAC02" w14:textId="77777777" w:rsidR="00622D48" w:rsidRDefault="00622D48">
      <w:pPr>
        <w:pBdr>
          <w:top w:val="thinThickSmallGap" w:sz="24" w:space="1" w:color="auto"/>
          <w:left w:val="thinThickSmallGap" w:sz="24" w:space="4" w:color="auto"/>
          <w:bottom w:val="thickThinSmallGap" w:sz="24" w:space="1" w:color="auto"/>
          <w:right w:val="thickThinSmallGap" w:sz="24" w:space="4" w:color="auto"/>
        </w:pBdr>
        <w:jc w:val="center"/>
        <w:rPr>
          <w:rFonts w:ascii="Times New Roman" w:hAnsi="Times New Roman"/>
          <w:b/>
          <w:color w:val="000000"/>
          <w:sz w:val="28"/>
          <w:szCs w:val="28"/>
        </w:rPr>
      </w:pPr>
    </w:p>
    <w:p w14:paraId="3E5F9BDE" w14:textId="77777777" w:rsidR="003C66FD" w:rsidRDefault="003C66FD">
      <w:pPr>
        <w:pBdr>
          <w:top w:val="thinThickSmallGap" w:sz="24" w:space="1" w:color="auto"/>
          <w:left w:val="thinThickSmallGap" w:sz="24" w:space="4" w:color="auto"/>
          <w:bottom w:val="thickThinSmallGap" w:sz="24" w:space="1" w:color="auto"/>
          <w:right w:val="thickThinSmallGap" w:sz="24" w:space="4" w:color="auto"/>
        </w:pBdr>
        <w:jc w:val="center"/>
        <w:rPr>
          <w:rFonts w:ascii="Times New Roman" w:hAnsi="Times New Roman"/>
          <w:b/>
          <w:color w:val="000000"/>
          <w:sz w:val="28"/>
          <w:szCs w:val="28"/>
        </w:rPr>
      </w:pPr>
    </w:p>
    <w:p w14:paraId="043C23F6" w14:textId="77777777" w:rsidR="003C66FD" w:rsidRDefault="003C66FD">
      <w:pPr>
        <w:pBdr>
          <w:top w:val="thinThickSmallGap" w:sz="24" w:space="1" w:color="auto"/>
          <w:left w:val="thinThickSmallGap" w:sz="24" w:space="4" w:color="auto"/>
          <w:bottom w:val="thickThinSmallGap" w:sz="24" w:space="1" w:color="auto"/>
          <w:right w:val="thickThinSmallGap" w:sz="24" w:space="4" w:color="auto"/>
        </w:pBdr>
        <w:jc w:val="center"/>
        <w:rPr>
          <w:rFonts w:ascii="Times New Roman" w:hAnsi="Times New Roman"/>
          <w:b/>
          <w:color w:val="000000"/>
          <w:sz w:val="28"/>
          <w:szCs w:val="28"/>
        </w:rPr>
      </w:pPr>
    </w:p>
    <w:p w14:paraId="13FBC7DA" w14:textId="263EA4F6" w:rsidR="000C358D" w:rsidRDefault="008531BD" w:rsidP="000E0697">
      <w:pPr>
        <w:pBdr>
          <w:top w:val="thinThickSmallGap" w:sz="24" w:space="1" w:color="auto"/>
          <w:left w:val="thinThickSmallGap" w:sz="24" w:space="4" w:color="auto"/>
          <w:bottom w:val="thickThinSmallGap" w:sz="24" w:space="1" w:color="auto"/>
          <w:right w:val="thickThinSmallGap" w:sz="24" w:space="4" w:color="auto"/>
        </w:pBdr>
        <w:ind w:firstLine="720"/>
        <w:rPr>
          <w:rFonts w:ascii="Times New Roman" w:hAnsi="Times New Roman"/>
          <w:color w:val="000000"/>
          <w:sz w:val="28"/>
          <w:szCs w:val="28"/>
        </w:rPr>
      </w:pPr>
      <w:r w:rsidRPr="0F59A35E">
        <w:rPr>
          <w:rFonts w:ascii="Times New Roman" w:hAnsi="Times New Roman"/>
          <w:color w:val="000000" w:themeColor="text1"/>
          <w:sz w:val="28"/>
          <w:szCs w:val="28"/>
        </w:rPr>
        <w:t xml:space="preserve">                         </w:t>
      </w:r>
    </w:p>
    <w:p w14:paraId="6629EF4D" w14:textId="3235279A" w:rsidR="009879A7" w:rsidRDefault="009879A7" w:rsidP="000E0697">
      <w:pPr>
        <w:pBdr>
          <w:top w:val="thinThickSmallGap" w:sz="24" w:space="1" w:color="auto"/>
          <w:left w:val="thinThickSmallGap" w:sz="24" w:space="4" w:color="auto"/>
          <w:bottom w:val="thickThinSmallGap" w:sz="24" w:space="1" w:color="auto"/>
          <w:right w:val="thickThinSmallGap" w:sz="24" w:space="4" w:color="auto"/>
        </w:pBdr>
        <w:ind w:firstLine="720"/>
        <w:rPr>
          <w:rFonts w:ascii="Times New Roman" w:hAnsi="Times New Roman"/>
          <w:b/>
          <w:color w:val="000000"/>
          <w:sz w:val="28"/>
          <w:szCs w:val="28"/>
        </w:rPr>
      </w:pPr>
    </w:p>
    <w:p w14:paraId="3D2EC0D3" w14:textId="77777777" w:rsidR="000C358D" w:rsidRDefault="000C358D">
      <w:pPr>
        <w:pBdr>
          <w:top w:val="thinThickSmallGap" w:sz="24" w:space="1" w:color="auto"/>
          <w:left w:val="thinThickSmallGap" w:sz="24" w:space="4" w:color="auto"/>
          <w:bottom w:val="thickThinSmallGap" w:sz="24" w:space="1" w:color="auto"/>
          <w:right w:val="thickThinSmallGap" w:sz="24" w:space="4" w:color="auto"/>
        </w:pBdr>
        <w:jc w:val="center"/>
        <w:rPr>
          <w:rFonts w:ascii="Times New Roman" w:hAnsi="Times New Roman"/>
          <w:b/>
          <w:color w:val="000000"/>
        </w:rPr>
      </w:pPr>
    </w:p>
    <w:p w14:paraId="45A83532" w14:textId="1FAEF42E" w:rsidR="000C358D" w:rsidRDefault="006B62F0">
      <w:pPr>
        <w:pBdr>
          <w:top w:val="thinThickSmallGap" w:sz="24" w:space="1" w:color="auto"/>
          <w:left w:val="thinThickSmallGap" w:sz="24" w:space="4" w:color="auto"/>
          <w:bottom w:val="thickThinSmallGap" w:sz="24" w:space="1" w:color="auto"/>
          <w:right w:val="thickThinSmallGap" w:sz="24" w:space="4" w:color="auto"/>
        </w:pBdr>
        <w:jc w:val="center"/>
        <w:rPr>
          <w:rFonts w:ascii="Times New Roman" w:hAnsi="Times New Roman"/>
          <w:b/>
          <w:color w:val="000000"/>
          <w:sz w:val="26"/>
          <w:szCs w:val="26"/>
        </w:rPr>
      </w:pPr>
      <w:r>
        <w:rPr>
          <w:rFonts w:ascii="Times New Roman" w:hAnsi="Times New Roman"/>
          <w:b/>
          <w:color w:val="000000"/>
          <w:sz w:val="26"/>
          <w:szCs w:val="26"/>
        </w:rPr>
        <w:t xml:space="preserve">Đà Nẵng, </w:t>
      </w:r>
      <w:r w:rsidR="003C66FD">
        <w:rPr>
          <w:rFonts w:ascii="Times New Roman" w:hAnsi="Times New Roman"/>
          <w:b/>
          <w:color w:val="000000"/>
          <w:sz w:val="26"/>
          <w:szCs w:val="26"/>
        </w:rPr>
        <w:t xml:space="preserve">tháng 10 </w:t>
      </w:r>
      <w:r w:rsidR="008531BD">
        <w:rPr>
          <w:rFonts w:ascii="Times New Roman" w:hAnsi="Times New Roman"/>
          <w:b/>
          <w:color w:val="000000"/>
          <w:sz w:val="26"/>
          <w:szCs w:val="26"/>
        </w:rPr>
        <w:t>/</w:t>
      </w:r>
      <w:r>
        <w:rPr>
          <w:rFonts w:ascii="Times New Roman" w:hAnsi="Times New Roman"/>
          <w:b/>
          <w:color w:val="000000"/>
          <w:sz w:val="26"/>
          <w:szCs w:val="26"/>
        </w:rPr>
        <w:t>2025</w:t>
      </w:r>
    </w:p>
    <w:bookmarkEnd w:id="0"/>
    <w:p w14:paraId="610D9122" w14:textId="77777777" w:rsidR="000C358D" w:rsidRDefault="000C358D">
      <w:pPr>
        <w:pBdr>
          <w:top w:val="thinThickSmallGap" w:sz="24" w:space="1" w:color="auto"/>
          <w:left w:val="thinThickSmallGap" w:sz="24" w:space="4" w:color="auto"/>
          <w:bottom w:val="thickThinSmallGap" w:sz="24" w:space="1" w:color="auto"/>
          <w:right w:val="thickThinSmallGap" w:sz="24" w:space="4" w:color="auto"/>
        </w:pBdr>
        <w:jc w:val="center"/>
        <w:rPr>
          <w:rFonts w:ascii="Times New Roman" w:hAnsi="Times New Roman"/>
          <w:b/>
          <w:color w:val="000000"/>
          <w:sz w:val="16"/>
          <w:szCs w:val="16"/>
        </w:rPr>
      </w:pPr>
    </w:p>
    <w:p w14:paraId="69E2AF22" w14:textId="77777777" w:rsidR="00A414B0" w:rsidRPr="00A414B0" w:rsidRDefault="00A414B0" w:rsidP="00A414B0">
      <w:pPr>
        <w:rPr>
          <w:b/>
          <w:bCs/>
          <w:lang w:val="en-US"/>
        </w:rPr>
      </w:pPr>
    </w:p>
    <w:p w14:paraId="3865A51C" w14:textId="25B46792" w:rsidR="00A414B0" w:rsidRPr="00A414B0" w:rsidRDefault="00A414B0" w:rsidP="00D12DED">
      <w:pPr>
        <w:jc w:val="center"/>
        <w:rPr>
          <w:b/>
          <w:bCs/>
          <w:lang w:val="en-US"/>
        </w:rPr>
      </w:pPr>
      <w:r w:rsidRPr="00A414B0">
        <w:rPr>
          <w:b/>
          <w:bCs/>
          <w:lang w:val="en-US"/>
        </w:rPr>
        <w:t>BẢNG PHÂN CÔNG CÔNG VIỆC TRONG NHÓM</w:t>
      </w:r>
    </w:p>
    <w:p w14:paraId="2E7C0362" w14:textId="14F613E6" w:rsidR="00A414B0" w:rsidRPr="00A414B0" w:rsidRDefault="00A414B0" w:rsidP="00D12DED">
      <w:pPr>
        <w:jc w:val="center"/>
        <w:rPr>
          <w:b/>
          <w:bCs/>
          <w:lang w:val="en-US"/>
        </w:rPr>
      </w:pPr>
    </w:p>
    <w:tbl>
      <w:tblPr>
        <w:tblW w:w="9225" w:type="dxa"/>
        <w:tblInd w:w="108"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810"/>
        <w:gridCol w:w="2835"/>
        <w:gridCol w:w="3270"/>
        <w:gridCol w:w="2310"/>
      </w:tblGrid>
      <w:tr w:rsidR="00A414B0" w:rsidRPr="00A414B0" w14:paraId="38F19BD5" w14:textId="77777777">
        <w:tc>
          <w:tcPr>
            <w:tcW w:w="810" w:type="dxa"/>
            <w:tcBorders>
              <w:top w:val="single" w:sz="6" w:space="0" w:color="auto"/>
              <w:left w:val="single" w:sz="6" w:space="0" w:color="auto"/>
              <w:bottom w:val="single" w:sz="6" w:space="0" w:color="auto"/>
              <w:right w:val="single" w:sz="6" w:space="0" w:color="auto"/>
            </w:tcBorders>
            <w:hideMark/>
          </w:tcPr>
          <w:p w14:paraId="669A82C4" w14:textId="3F661973" w:rsidR="00A414B0" w:rsidRPr="00A414B0" w:rsidRDefault="00A414B0" w:rsidP="00D12DED">
            <w:pPr>
              <w:jc w:val="center"/>
              <w:rPr>
                <w:b/>
                <w:bCs/>
                <w:lang w:val="en-US"/>
              </w:rPr>
            </w:pPr>
            <w:r w:rsidRPr="00A414B0">
              <w:rPr>
                <w:b/>
                <w:bCs/>
                <w:lang w:val="en-US"/>
              </w:rPr>
              <w:t>STT</w:t>
            </w:r>
          </w:p>
        </w:tc>
        <w:tc>
          <w:tcPr>
            <w:tcW w:w="2835" w:type="dxa"/>
            <w:tcBorders>
              <w:top w:val="single" w:sz="6" w:space="0" w:color="auto"/>
              <w:left w:val="nil"/>
              <w:bottom w:val="single" w:sz="6" w:space="0" w:color="auto"/>
              <w:right w:val="single" w:sz="6" w:space="0" w:color="auto"/>
            </w:tcBorders>
            <w:hideMark/>
          </w:tcPr>
          <w:p w14:paraId="509793EF" w14:textId="4AEB21C6" w:rsidR="00A414B0" w:rsidRPr="00A414B0" w:rsidRDefault="00A414B0" w:rsidP="00D12DED">
            <w:pPr>
              <w:jc w:val="center"/>
              <w:rPr>
                <w:b/>
                <w:bCs/>
                <w:lang w:val="en-US"/>
              </w:rPr>
            </w:pPr>
            <w:r w:rsidRPr="00A414B0">
              <w:rPr>
                <w:b/>
                <w:bCs/>
                <w:lang w:val="en-US"/>
              </w:rPr>
              <w:t>HỌ VÀ TÊN</w:t>
            </w:r>
          </w:p>
        </w:tc>
        <w:tc>
          <w:tcPr>
            <w:tcW w:w="3270" w:type="dxa"/>
            <w:tcBorders>
              <w:top w:val="single" w:sz="6" w:space="0" w:color="auto"/>
              <w:left w:val="nil"/>
              <w:bottom w:val="single" w:sz="6" w:space="0" w:color="auto"/>
              <w:right w:val="single" w:sz="6" w:space="0" w:color="auto"/>
            </w:tcBorders>
            <w:hideMark/>
          </w:tcPr>
          <w:p w14:paraId="621325E4" w14:textId="397B9055" w:rsidR="00A414B0" w:rsidRPr="00A414B0" w:rsidRDefault="00A414B0" w:rsidP="00D12DED">
            <w:pPr>
              <w:jc w:val="center"/>
              <w:rPr>
                <w:b/>
                <w:bCs/>
                <w:lang w:val="en-US"/>
              </w:rPr>
            </w:pPr>
            <w:r w:rsidRPr="00A414B0">
              <w:rPr>
                <w:b/>
                <w:bCs/>
                <w:lang w:val="en-US"/>
              </w:rPr>
              <w:t>NHIỆM VỤ</w:t>
            </w:r>
          </w:p>
        </w:tc>
        <w:tc>
          <w:tcPr>
            <w:tcW w:w="2310" w:type="dxa"/>
            <w:tcBorders>
              <w:top w:val="single" w:sz="6" w:space="0" w:color="auto"/>
              <w:left w:val="nil"/>
              <w:bottom w:val="single" w:sz="6" w:space="0" w:color="auto"/>
              <w:right w:val="single" w:sz="6" w:space="0" w:color="auto"/>
            </w:tcBorders>
            <w:hideMark/>
          </w:tcPr>
          <w:p w14:paraId="13A19584" w14:textId="545CD9D4" w:rsidR="00A414B0" w:rsidRPr="00A414B0" w:rsidRDefault="00A414B0" w:rsidP="00D12DED">
            <w:pPr>
              <w:jc w:val="center"/>
              <w:rPr>
                <w:b/>
                <w:bCs/>
                <w:lang w:val="en-US"/>
              </w:rPr>
            </w:pPr>
            <w:r w:rsidRPr="00A414B0">
              <w:rPr>
                <w:b/>
                <w:bCs/>
                <w:lang w:val="en-US"/>
              </w:rPr>
              <w:t>KHỐI LƯỢNG</w:t>
            </w:r>
          </w:p>
        </w:tc>
      </w:tr>
      <w:tr w:rsidR="00A414B0" w:rsidRPr="00A414B0" w14:paraId="017C7798" w14:textId="77777777">
        <w:tc>
          <w:tcPr>
            <w:tcW w:w="810" w:type="dxa"/>
            <w:tcBorders>
              <w:top w:val="nil"/>
              <w:left w:val="single" w:sz="6" w:space="0" w:color="auto"/>
              <w:bottom w:val="single" w:sz="6" w:space="0" w:color="auto"/>
              <w:right w:val="single" w:sz="6" w:space="0" w:color="auto"/>
            </w:tcBorders>
            <w:hideMark/>
          </w:tcPr>
          <w:p w14:paraId="27F3FAAB" w14:textId="091D88C3" w:rsidR="00A414B0" w:rsidRPr="00A414B0" w:rsidRDefault="00A414B0" w:rsidP="00D12DED">
            <w:pPr>
              <w:jc w:val="center"/>
              <w:rPr>
                <w:lang w:val="en-US"/>
              </w:rPr>
            </w:pPr>
            <w:r w:rsidRPr="00A414B0">
              <w:rPr>
                <w:lang w:val="en-US"/>
              </w:rPr>
              <w:t>01</w:t>
            </w:r>
          </w:p>
        </w:tc>
        <w:tc>
          <w:tcPr>
            <w:tcW w:w="2835" w:type="dxa"/>
            <w:tcBorders>
              <w:top w:val="nil"/>
              <w:left w:val="nil"/>
              <w:bottom w:val="single" w:sz="6" w:space="0" w:color="auto"/>
              <w:right w:val="single" w:sz="6" w:space="0" w:color="auto"/>
            </w:tcBorders>
            <w:hideMark/>
          </w:tcPr>
          <w:p w14:paraId="55E4461D" w14:textId="2D709724" w:rsidR="00A414B0" w:rsidRPr="00A414B0" w:rsidRDefault="00D12DED" w:rsidP="00D12DED">
            <w:pPr>
              <w:jc w:val="center"/>
              <w:rPr>
                <w:lang w:val="en-US"/>
              </w:rPr>
            </w:pPr>
            <w:r w:rsidRPr="00D12DED">
              <w:rPr>
                <w:lang w:val="en-US"/>
              </w:rPr>
              <w:t>TRẦN ĐẠI TÍN</w:t>
            </w:r>
          </w:p>
        </w:tc>
        <w:tc>
          <w:tcPr>
            <w:tcW w:w="3270" w:type="dxa"/>
            <w:tcBorders>
              <w:top w:val="nil"/>
              <w:left w:val="nil"/>
              <w:bottom w:val="single" w:sz="6" w:space="0" w:color="auto"/>
              <w:right w:val="single" w:sz="6" w:space="0" w:color="auto"/>
            </w:tcBorders>
            <w:hideMark/>
          </w:tcPr>
          <w:p w14:paraId="3162B821" w14:textId="775FB2FA" w:rsidR="00A414B0" w:rsidRPr="00A414B0" w:rsidRDefault="00A414B0" w:rsidP="00D12DED">
            <w:pPr>
              <w:jc w:val="center"/>
              <w:rPr>
                <w:lang w:val="en-US"/>
              </w:rPr>
            </w:pPr>
            <w:r w:rsidRPr="00A414B0">
              <w:rPr>
                <w:lang w:val="en-US"/>
              </w:rPr>
              <w:t xml:space="preserve">Tìm hiểu </w:t>
            </w:r>
            <w:r w:rsidR="00D12DED">
              <w:rPr>
                <w:lang w:val="en-US"/>
              </w:rPr>
              <w:t xml:space="preserve">nội dung </w:t>
            </w:r>
            <w:r w:rsidRPr="00A414B0">
              <w:rPr>
                <w:lang w:val="en-US"/>
              </w:rPr>
              <w:t>button và input widget, code nội dung</w:t>
            </w:r>
          </w:p>
        </w:tc>
        <w:tc>
          <w:tcPr>
            <w:tcW w:w="2310" w:type="dxa"/>
            <w:tcBorders>
              <w:top w:val="nil"/>
              <w:left w:val="nil"/>
              <w:bottom w:val="single" w:sz="6" w:space="0" w:color="auto"/>
              <w:right w:val="single" w:sz="6" w:space="0" w:color="auto"/>
            </w:tcBorders>
            <w:hideMark/>
          </w:tcPr>
          <w:p w14:paraId="333E8B8D" w14:textId="229F9A52" w:rsidR="00A414B0" w:rsidRPr="00A414B0" w:rsidRDefault="00A414B0" w:rsidP="00D12DED">
            <w:pPr>
              <w:jc w:val="center"/>
              <w:rPr>
                <w:lang w:val="en-US"/>
              </w:rPr>
            </w:pPr>
            <w:r w:rsidRPr="00A414B0">
              <w:rPr>
                <w:lang w:val="en-US"/>
              </w:rPr>
              <w:t>50%</w:t>
            </w:r>
          </w:p>
        </w:tc>
      </w:tr>
      <w:tr w:rsidR="00A414B0" w:rsidRPr="00A414B0" w14:paraId="7826941E" w14:textId="77777777">
        <w:tc>
          <w:tcPr>
            <w:tcW w:w="810" w:type="dxa"/>
            <w:tcBorders>
              <w:top w:val="nil"/>
              <w:left w:val="single" w:sz="6" w:space="0" w:color="auto"/>
              <w:bottom w:val="single" w:sz="6" w:space="0" w:color="auto"/>
              <w:right w:val="single" w:sz="6" w:space="0" w:color="auto"/>
            </w:tcBorders>
            <w:hideMark/>
          </w:tcPr>
          <w:p w14:paraId="1F04ADC1" w14:textId="5FEFFF73" w:rsidR="00A414B0" w:rsidRPr="00A414B0" w:rsidRDefault="00A414B0" w:rsidP="00D12DED">
            <w:pPr>
              <w:jc w:val="center"/>
              <w:rPr>
                <w:lang w:val="en-US"/>
              </w:rPr>
            </w:pPr>
            <w:r w:rsidRPr="00A414B0">
              <w:rPr>
                <w:lang w:val="en-US"/>
              </w:rPr>
              <w:t>02</w:t>
            </w:r>
          </w:p>
        </w:tc>
        <w:tc>
          <w:tcPr>
            <w:tcW w:w="2835" w:type="dxa"/>
            <w:tcBorders>
              <w:top w:val="nil"/>
              <w:left w:val="nil"/>
              <w:bottom w:val="single" w:sz="6" w:space="0" w:color="auto"/>
              <w:right w:val="single" w:sz="6" w:space="0" w:color="auto"/>
            </w:tcBorders>
            <w:hideMark/>
          </w:tcPr>
          <w:p w14:paraId="118A8D0C" w14:textId="15A850D3" w:rsidR="00A414B0" w:rsidRPr="00A414B0" w:rsidRDefault="00D12DED" w:rsidP="00D12DED">
            <w:pPr>
              <w:jc w:val="center"/>
              <w:rPr>
                <w:lang w:val="en-US"/>
              </w:rPr>
            </w:pPr>
            <w:r>
              <w:rPr>
                <w:lang w:val="en-US"/>
              </w:rPr>
              <w:t>NGUYỄN XUÂN TRƯỜNG</w:t>
            </w:r>
          </w:p>
        </w:tc>
        <w:tc>
          <w:tcPr>
            <w:tcW w:w="3270" w:type="dxa"/>
            <w:tcBorders>
              <w:top w:val="nil"/>
              <w:left w:val="nil"/>
              <w:bottom w:val="single" w:sz="6" w:space="0" w:color="auto"/>
              <w:right w:val="single" w:sz="6" w:space="0" w:color="auto"/>
            </w:tcBorders>
            <w:hideMark/>
          </w:tcPr>
          <w:p w14:paraId="0B51D2BA" w14:textId="308C6754" w:rsidR="00A414B0" w:rsidRPr="00A414B0" w:rsidRDefault="00A414B0" w:rsidP="00D12DED">
            <w:pPr>
              <w:jc w:val="center"/>
              <w:rPr>
                <w:lang w:val="en-US"/>
              </w:rPr>
            </w:pPr>
            <w:r w:rsidRPr="00A414B0">
              <w:rPr>
                <w:lang w:val="en-US"/>
              </w:rPr>
              <w:t xml:space="preserve">Tìm hiểu </w:t>
            </w:r>
            <w:r w:rsidR="00D12DED">
              <w:rPr>
                <w:lang w:val="en-US"/>
              </w:rPr>
              <w:t>nội dung</w:t>
            </w:r>
            <w:r w:rsidRPr="00A414B0">
              <w:rPr>
                <w:lang w:val="en-US"/>
              </w:rPr>
              <w:t xml:space="preserve"> button và input widget, code nội dung</w:t>
            </w:r>
          </w:p>
        </w:tc>
        <w:tc>
          <w:tcPr>
            <w:tcW w:w="2310" w:type="dxa"/>
            <w:tcBorders>
              <w:top w:val="nil"/>
              <w:left w:val="nil"/>
              <w:bottom w:val="single" w:sz="6" w:space="0" w:color="auto"/>
              <w:right w:val="single" w:sz="6" w:space="0" w:color="auto"/>
            </w:tcBorders>
            <w:hideMark/>
          </w:tcPr>
          <w:p w14:paraId="5D0DDEBB" w14:textId="1527B972" w:rsidR="00A414B0" w:rsidRPr="00A414B0" w:rsidRDefault="00A414B0" w:rsidP="00D12DED">
            <w:pPr>
              <w:jc w:val="center"/>
              <w:rPr>
                <w:lang w:val="en-US"/>
              </w:rPr>
            </w:pPr>
            <w:r w:rsidRPr="00A414B0">
              <w:rPr>
                <w:lang w:val="en-US"/>
              </w:rPr>
              <w:t>50%</w:t>
            </w:r>
          </w:p>
        </w:tc>
      </w:tr>
    </w:tbl>
    <w:p w14:paraId="7B0D45DF" w14:textId="77777777" w:rsidR="00A414B0" w:rsidRDefault="00A414B0" w:rsidP="00A414B0">
      <w:pPr>
        <w:rPr>
          <w:b/>
          <w:bCs/>
          <w:lang w:val="en-US"/>
        </w:rPr>
      </w:pPr>
      <w:r w:rsidRPr="00A414B0">
        <w:rPr>
          <w:b/>
          <w:bCs/>
          <w:lang w:val="en-US"/>
        </w:rPr>
        <w:t xml:space="preserve"> </w:t>
      </w:r>
    </w:p>
    <w:p w14:paraId="68689458" w14:textId="77777777" w:rsidR="0066356F" w:rsidRDefault="0066356F" w:rsidP="00A414B0">
      <w:pPr>
        <w:rPr>
          <w:b/>
          <w:bCs/>
          <w:lang w:val="en-US"/>
        </w:rPr>
      </w:pPr>
    </w:p>
    <w:p w14:paraId="0B387F28" w14:textId="568A5804" w:rsidR="0050175C" w:rsidRPr="0050175C" w:rsidRDefault="0050175C" w:rsidP="0050175C">
      <w:pPr>
        <w:rPr>
          <w:b/>
          <w:bCs/>
          <w:lang w:val="nl-NL"/>
        </w:rPr>
      </w:pPr>
      <w:r w:rsidRPr="0050175C">
        <w:rPr>
          <w:b/>
          <w:bCs/>
          <w:lang w:val="nl-NL"/>
        </w:rPr>
        <w:t xml:space="preserve">Link code github: </w:t>
      </w:r>
      <w:hyperlink r:id="rId11" w:history="1">
        <w:r w:rsidR="006E586E" w:rsidRPr="00441BB6">
          <w:rPr>
            <w:rStyle w:val="Hyperlink"/>
            <w:lang w:val="nl-NL"/>
          </w:rPr>
          <w:t>https://github.com/xtruong101/Cross_Flatform_2025</w:t>
        </w:r>
      </w:hyperlink>
    </w:p>
    <w:p w14:paraId="70877FA1" w14:textId="77777777" w:rsidR="0066356F" w:rsidRPr="0050175C" w:rsidRDefault="0066356F" w:rsidP="00A414B0">
      <w:pPr>
        <w:rPr>
          <w:b/>
          <w:bCs/>
          <w:lang w:val="nl-NL"/>
        </w:rPr>
      </w:pPr>
    </w:p>
    <w:p w14:paraId="1E13D46D" w14:textId="77777777" w:rsidR="0066356F" w:rsidRPr="0050175C" w:rsidRDefault="0066356F" w:rsidP="00A414B0">
      <w:pPr>
        <w:rPr>
          <w:b/>
          <w:bCs/>
          <w:lang w:val="nl-NL"/>
        </w:rPr>
      </w:pPr>
    </w:p>
    <w:p w14:paraId="355FD187" w14:textId="77777777" w:rsidR="0066356F" w:rsidRPr="0050175C" w:rsidRDefault="0066356F" w:rsidP="00A414B0">
      <w:pPr>
        <w:rPr>
          <w:b/>
          <w:bCs/>
          <w:lang w:val="nl-NL"/>
        </w:rPr>
      </w:pPr>
    </w:p>
    <w:p w14:paraId="705A734F" w14:textId="77777777" w:rsidR="0066356F" w:rsidRPr="0050175C" w:rsidRDefault="0066356F" w:rsidP="00A414B0">
      <w:pPr>
        <w:rPr>
          <w:b/>
          <w:bCs/>
          <w:lang w:val="nl-NL"/>
        </w:rPr>
      </w:pPr>
    </w:p>
    <w:p w14:paraId="6DE478AA" w14:textId="77777777" w:rsidR="0066356F" w:rsidRPr="0050175C" w:rsidRDefault="0066356F" w:rsidP="00A414B0">
      <w:pPr>
        <w:rPr>
          <w:b/>
          <w:bCs/>
          <w:lang w:val="nl-NL"/>
        </w:rPr>
      </w:pPr>
    </w:p>
    <w:p w14:paraId="26563327" w14:textId="77777777" w:rsidR="0066356F" w:rsidRPr="0050175C" w:rsidRDefault="0066356F" w:rsidP="00A414B0">
      <w:pPr>
        <w:rPr>
          <w:b/>
          <w:bCs/>
          <w:lang w:val="nl-NL"/>
        </w:rPr>
      </w:pPr>
    </w:p>
    <w:p w14:paraId="01A452E3" w14:textId="77777777" w:rsidR="0066356F" w:rsidRPr="0050175C" w:rsidRDefault="0066356F" w:rsidP="00A414B0">
      <w:pPr>
        <w:rPr>
          <w:b/>
          <w:bCs/>
          <w:lang w:val="nl-NL"/>
        </w:rPr>
      </w:pPr>
    </w:p>
    <w:p w14:paraId="30582974" w14:textId="77777777" w:rsidR="0066356F" w:rsidRPr="0050175C" w:rsidRDefault="0066356F" w:rsidP="00A414B0">
      <w:pPr>
        <w:rPr>
          <w:b/>
          <w:bCs/>
          <w:lang w:val="nl-NL"/>
        </w:rPr>
      </w:pPr>
    </w:p>
    <w:p w14:paraId="11ED7BA2" w14:textId="77777777" w:rsidR="0066356F" w:rsidRPr="0050175C" w:rsidRDefault="0066356F" w:rsidP="00A414B0">
      <w:pPr>
        <w:rPr>
          <w:b/>
          <w:bCs/>
          <w:lang w:val="nl-NL"/>
        </w:rPr>
      </w:pPr>
    </w:p>
    <w:p w14:paraId="2324D374" w14:textId="77777777" w:rsidR="0066356F" w:rsidRPr="0050175C" w:rsidRDefault="0066356F" w:rsidP="00A414B0">
      <w:pPr>
        <w:rPr>
          <w:b/>
          <w:bCs/>
          <w:lang w:val="nl-NL"/>
        </w:rPr>
      </w:pPr>
    </w:p>
    <w:p w14:paraId="24648298" w14:textId="77777777" w:rsidR="0066356F" w:rsidRPr="0050175C" w:rsidRDefault="0066356F" w:rsidP="00A414B0">
      <w:pPr>
        <w:rPr>
          <w:b/>
          <w:bCs/>
          <w:lang w:val="nl-NL"/>
        </w:rPr>
      </w:pPr>
    </w:p>
    <w:p w14:paraId="02246A28" w14:textId="77777777" w:rsidR="0066356F" w:rsidRPr="0050175C" w:rsidRDefault="0066356F" w:rsidP="00A414B0">
      <w:pPr>
        <w:rPr>
          <w:b/>
          <w:bCs/>
          <w:lang w:val="nl-NL"/>
        </w:rPr>
      </w:pPr>
    </w:p>
    <w:p w14:paraId="5D8A68FF" w14:textId="77777777" w:rsidR="0066356F" w:rsidRPr="0050175C" w:rsidRDefault="0066356F" w:rsidP="00A414B0">
      <w:pPr>
        <w:rPr>
          <w:b/>
          <w:bCs/>
          <w:lang w:val="nl-NL"/>
        </w:rPr>
      </w:pPr>
    </w:p>
    <w:p w14:paraId="49E14D98" w14:textId="77777777" w:rsidR="0066356F" w:rsidRPr="0050175C" w:rsidRDefault="0066356F" w:rsidP="00A414B0">
      <w:pPr>
        <w:rPr>
          <w:b/>
          <w:bCs/>
          <w:lang w:val="nl-NL"/>
        </w:rPr>
      </w:pPr>
    </w:p>
    <w:p w14:paraId="0D936CE1" w14:textId="77777777" w:rsidR="0066356F" w:rsidRPr="0050175C" w:rsidRDefault="0066356F" w:rsidP="00A414B0">
      <w:pPr>
        <w:rPr>
          <w:b/>
          <w:bCs/>
          <w:lang w:val="nl-NL"/>
        </w:rPr>
      </w:pPr>
    </w:p>
    <w:p w14:paraId="7540D8C4" w14:textId="77777777" w:rsidR="0066356F" w:rsidRPr="0050175C" w:rsidRDefault="0066356F" w:rsidP="00A414B0">
      <w:pPr>
        <w:rPr>
          <w:b/>
          <w:bCs/>
          <w:lang w:val="nl-NL"/>
        </w:rPr>
      </w:pPr>
    </w:p>
    <w:p w14:paraId="5A168CDF" w14:textId="77777777" w:rsidR="0066356F" w:rsidRPr="0050175C" w:rsidRDefault="0066356F" w:rsidP="00A414B0">
      <w:pPr>
        <w:rPr>
          <w:b/>
          <w:bCs/>
          <w:lang w:val="nl-NL"/>
        </w:rPr>
      </w:pPr>
    </w:p>
    <w:p w14:paraId="681172EF" w14:textId="77777777" w:rsidR="00467116" w:rsidRDefault="00467116" w:rsidP="006B61C3">
      <w:pPr>
        <w:jc w:val="both"/>
        <w:rPr>
          <w:b/>
          <w:bCs/>
          <w:lang w:val="nl-NL"/>
        </w:rPr>
      </w:pPr>
    </w:p>
    <w:p w14:paraId="0BE5DA0F" w14:textId="77777777" w:rsidR="00467116" w:rsidRDefault="00467116" w:rsidP="006B61C3">
      <w:pPr>
        <w:jc w:val="both"/>
        <w:rPr>
          <w:b/>
          <w:bCs/>
          <w:lang w:val="nl-NL"/>
        </w:rPr>
      </w:pPr>
    </w:p>
    <w:p w14:paraId="743D8982" w14:textId="77777777" w:rsidR="009F694B" w:rsidRDefault="009F694B" w:rsidP="006B61C3">
      <w:pPr>
        <w:jc w:val="both"/>
        <w:rPr>
          <w:b/>
          <w:bCs/>
          <w:lang w:val="nl-NL"/>
        </w:rPr>
      </w:pPr>
    </w:p>
    <w:p w14:paraId="324B2627" w14:textId="77777777" w:rsidR="009F694B" w:rsidRDefault="009F694B" w:rsidP="006B61C3">
      <w:pPr>
        <w:jc w:val="both"/>
        <w:rPr>
          <w:b/>
          <w:bCs/>
          <w:lang w:val="nl-NL"/>
        </w:rPr>
      </w:pPr>
    </w:p>
    <w:p w14:paraId="48369107" w14:textId="4C355322" w:rsidR="009F694B" w:rsidRPr="002D7D45" w:rsidRDefault="002D7D45" w:rsidP="006B61C3">
      <w:pPr>
        <w:jc w:val="both"/>
        <w:rPr>
          <w:rFonts w:ascii="Times New Roman" w:hAnsi="Times New Roman" w:cs="Times New Roman"/>
          <w:b/>
          <w:bCs/>
          <w:sz w:val="32"/>
          <w:szCs w:val="32"/>
          <w:lang w:val="nl-NL"/>
        </w:rPr>
      </w:pPr>
      <w:r>
        <w:rPr>
          <w:b/>
          <w:bCs/>
          <w:lang w:val="nl-NL"/>
        </w:rPr>
        <w:lastRenderedPageBreak/>
        <w:tab/>
      </w:r>
      <w:r>
        <w:rPr>
          <w:b/>
          <w:bCs/>
          <w:lang w:val="nl-NL"/>
        </w:rPr>
        <w:tab/>
      </w:r>
      <w:r>
        <w:rPr>
          <w:b/>
          <w:bCs/>
          <w:lang w:val="nl-NL"/>
        </w:rPr>
        <w:tab/>
      </w:r>
      <w:r>
        <w:rPr>
          <w:b/>
          <w:bCs/>
          <w:lang w:val="nl-NL"/>
        </w:rPr>
        <w:tab/>
      </w:r>
      <w:r>
        <w:rPr>
          <w:b/>
          <w:bCs/>
          <w:lang w:val="nl-NL"/>
        </w:rPr>
        <w:tab/>
      </w:r>
      <w:r w:rsidR="002A445B" w:rsidRPr="002D7D45">
        <w:rPr>
          <w:rFonts w:ascii="Times New Roman" w:hAnsi="Times New Roman" w:cs="Times New Roman"/>
          <w:b/>
          <w:bCs/>
          <w:sz w:val="32"/>
          <w:szCs w:val="32"/>
          <w:lang w:val="nl-NL"/>
        </w:rPr>
        <w:t>MỤC LỤC</w:t>
      </w:r>
    </w:p>
    <w:tbl>
      <w:tblPr>
        <w:tblStyle w:val="TableGrid"/>
        <w:tblW w:w="0" w:type="auto"/>
        <w:tblLook w:val="04A0" w:firstRow="1" w:lastRow="0" w:firstColumn="1" w:lastColumn="0" w:noHBand="0" w:noVBand="1"/>
      </w:tblPr>
      <w:tblGrid>
        <w:gridCol w:w="4508"/>
        <w:gridCol w:w="4508"/>
      </w:tblGrid>
      <w:tr w:rsidR="002D7D45" w14:paraId="1959464E" w14:textId="77777777" w:rsidTr="002D7D45">
        <w:tc>
          <w:tcPr>
            <w:tcW w:w="4508" w:type="dxa"/>
          </w:tcPr>
          <w:p w14:paraId="21921449" w14:textId="4041863E" w:rsidR="002D7D45" w:rsidRPr="008B0B2E" w:rsidRDefault="002D7D45" w:rsidP="002D7D45">
            <w:pPr>
              <w:jc w:val="both"/>
              <w:rPr>
                <w:rFonts w:ascii="Times New Roman" w:hAnsi="Times New Roman" w:cs="Times New Roman"/>
                <w:sz w:val="26"/>
                <w:szCs w:val="26"/>
              </w:rPr>
            </w:pPr>
            <w:r w:rsidRPr="008B0B2E">
              <w:rPr>
                <w:rFonts w:ascii="Times New Roman" w:hAnsi="Times New Roman" w:cs="Times New Roman"/>
                <w:sz w:val="26"/>
                <w:szCs w:val="26"/>
                <w:lang w:val="en-US"/>
              </w:rPr>
              <w:t xml:space="preserve">1. Tổng quan về Flutter </w:t>
            </w:r>
          </w:p>
        </w:tc>
        <w:tc>
          <w:tcPr>
            <w:tcW w:w="4508" w:type="dxa"/>
          </w:tcPr>
          <w:p w14:paraId="7C210211" w14:textId="6BD34088" w:rsidR="002D7D45" w:rsidRPr="008B0B2E" w:rsidRDefault="00525AF4" w:rsidP="007B7066">
            <w:pPr>
              <w:jc w:val="center"/>
              <w:rPr>
                <w:rFonts w:ascii="Times New Roman" w:hAnsi="Times New Roman" w:cs="Times New Roman"/>
                <w:sz w:val="26"/>
                <w:szCs w:val="26"/>
              </w:rPr>
            </w:pPr>
            <w:r w:rsidRPr="008B0B2E">
              <w:rPr>
                <w:rFonts w:ascii="Times New Roman" w:hAnsi="Times New Roman" w:cs="Times New Roman"/>
                <w:sz w:val="26"/>
                <w:szCs w:val="26"/>
              </w:rPr>
              <w:t>4</w:t>
            </w:r>
          </w:p>
        </w:tc>
      </w:tr>
      <w:tr w:rsidR="002D7D45" w14:paraId="7B1AE712" w14:textId="77777777" w:rsidTr="002D7D45">
        <w:tc>
          <w:tcPr>
            <w:tcW w:w="4508" w:type="dxa"/>
          </w:tcPr>
          <w:p w14:paraId="10EAE931" w14:textId="2CC7DCDB" w:rsidR="002D7D45" w:rsidRPr="008B0B2E" w:rsidRDefault="002D7D45" w:rsidP="002D7D45">
            <w:pPr>
              <w:jc w:val="both"/>
              <w:rPr>
                <w:rFonts w:ascii="Times New Roman" w:hAnsi="Times New Roman" w:cs="Times New Roman"/>
                <w:sz w:val="26"/>
                <w:szCs w:val="26"/>
              </w:rPr>
            </w:pPr>
            <w:r w:rsidRPr="008B0B2E">
              <w:rPr>
                <w:rFonts w:ascii="Times New Roman" w:hAnsi="Times New Roman" w:cs="Times New Roman"/>
                <w:sz w:val="26"/>
                <w:szCs w:val="26"/>
                <w:lang w:val="en-US"/>
              </w:rPr>
              <w:t>2. Button trong Flutter</w:t>
            </w:r>
          </w:p>
        </w:tc>
        <w:tc>
          <w:tcPr>
            <w:tcW w:w="4508" w:type="dxa"/>
          </w:tcPr>
          <w:p w14:paraId="1F00C1E3" w14:textId="27C83983" w:rsidR="002D7D45" w:rsidRPr="008B0B2E" w:rsidRDefault="007C60C2" w:rsidP="007B7066">
            <w:pPr>
              <w:jc w:val="center"/>
              <w:rPr>
                <w:rFonts w:ascii="Times New Roman" w:hAnsi="Times New Roman" w:cs="Times New Roman"/>
                <w:sz w:val="26"/>
                <w:szCs w:val="26"/>
              </w:rPr>
            </w:pPr>
            <w:r w:rsidRPr="008B0B2E">
              <w:rPr>
                <w:rFonts w:ascii="Times New Roman" w:hAnsi="Times New Roman" w:cs="Times New Roman"/>
                <w:sz w:val="26"/>
                <w:szCs w:val="26"/>
              </w:rPr>
              <w:t>4</w:t>
            </w:r>
          </w:p>
        </w:tc>
      </w:tr>
      <w:tr w:rsidR="002D7D45" w14:paraId="20D67D61" w14:textId="77777777" w:rsidTr="002D7D45">
        <w:tc>
          <w:tcPr>
            <w:tcW w:w="4508" w:type="dxa"/>
          </w:tcPr>
          <w:p w14:paraId="521F93ED" w14:textId="0A70795B" w:rsidR="002D7D45" w:rsidRPr="008B0B2E" w:rsidRDefault="002D7D45" w:rsidP="002D7D45">
            <w:pPr>
              <w:jc w:val="both"/>
              <w:rPr>
                <w:rFonts w:ascii="Times New Roman" w:hAnsi="Times New Roman" w:cs="Times New Roman"/>
                <w:sz w:val="26"/>
                <w:szCs w:val="26"/>
              </w:rPr>
            </w:pPr>
            <w:r w:rsidRPr="008B0B2E">
              <w:rPr>
                <w:rFonts w:ascii="Times New Roman" w:hAnsi="Times New Roman" w:cs="Times New Roman"/>
                <w:sz w:val="26"/>
                <w:szCs w:val="26"/>
                <w:lang w:val="en-US"/>
              </w:rPr>
              <w:t>2.1. ElevatedButton</w:t>
            </w:r>
          </w:p>
        </w:tc>
        <w:tc>
          <w:tcPr>
            <w:tcW w:w="4508" w:type="dxa"/>
          </w:tcPr>
          <w:p w14:paraId="207AC4A4" w14:textId="6DB0603C" w:rsidR="002D7D45" w:rsidRPr="008B0B2E" w:rsidRDefault="007C60C2" w:rsidP="007B7066">
            <w:pPr>
              <w:jc w:val="center"/>
              <w:rPr>
                <w:rFonts w:ascii="Times New Roman" w:hAnsi="Times New Roman" w:cs="Times New Roman"/>
                <w:sz w:val="26"/>
                <w:szCs w:val="26"/>
              </w:rPr>
            </w:pPr>
            <w:r w:rsidRPr="008B0B2E">
              <w:rPr>
                <w:rFonts w:ascii="Times New Roman" w:hAnsi="Times New Roman" w:cs="Times New Roman"/>
                <w:sz w:val="26"/>
                <w:szCs w:val="26"/>
              </w:rPr>
              <w:t>4</w:t>
            </w:r>
          </w:p>
        </w:tc>
      </w:tr>
      <w:tr w:rsidR="002D7D45" w14:paraId="0548492A" w14:textId="77777777" w:rsidTr="002D7D45">
        <w:tc>
          <w:tcPr>
            <w:tcW w:w="4508" w:type="dxa"/>
          </w:tcPr>
          <w:p w14:paraId="5F94B5BF" w14:textId="17EC4997" w:rsidR="002D7D45" w:rsidRPr="008B0B2E" w:rsidRDefault="002D7D45" w:rsidP="002D7D45">
            <w:pPr>
              <w:jc w:val="both"/>
              <w:rPr>
                <w:rFonts w:ascii="Times New Roman" w:hAnsi="Times New Roman" w:cs="Times New Roman"/>
                <w:sz w:val="26"/>
                <w:szCs w:val="26"/>
              </w:rPr>
            </w:pPr>
            <w:r w:rsidRPr="008B0B2E">
              <w:rPr>
                <w:rFonts w:ascii="Times New Roman" w:hAnsi="Times New Roman" w:cs="Times New Roman"/>
                <w:sz w:val="26"/>
                <w:szCs w:val="26"/>
                <w:lang w:val="en-US"/>
              </w:rPr>
              <w:t>2.2. TextButton</w:t>
            </w:r>
          </w:p>
        </w:tc>
        <w:tc>
          <w:tcPr>
            <w:tcW w:w="4508" w:type="dxa"/>
          </w:tcPr>
          <w:p w14:paraId="670D5379" w14:textId="230A1C32" w:rsidR="002D7D45" w:rsidRPr="008B0B2E" w:rsidRDefault="00831DA9" w:rsidP="007B7066">
            <w:pPr>
              <w:jc w:val="center"/>
              <w:rPr>
                <w:rFonts w:ascii="Times New Roman" w:hAnsi="Times New Roman" w:cs="Times New Roman"/>
                <w:sz w:val="26"/>
                <w:szCs w:val="26"/>
              </w:rPr>
            </w:pPr>
            <w:r w:rsidRPr="008B0B2E">
              <w:rPr>
                <w:rFonts w:ascii="Times New Roman" w:hAnsi="Times New Roman" w:cs="Times New Roman"/>
                <w:sz w:val="26"/>
                <w:szCs w:val="26"/>
              </w:rPr>
              <w:t>5</w:t>
            </w:r>
          </w:p>
        </w:tc>
      </w:tr>
      <w:tr w:rsidR="002D7D45" w14:paraId="2289B167" w14:textId="77777777" w:rsidTr="002D7D45">
        <w:tc>
          <w:tcPr>
            <w:tcW w:w="4508" w:type="dxa"/>
          </w:tcPr>
          <w:p w14:paraId="412B7B91" w14:textId="5ECFDBCD" w:rsidR="002D7D45" w:rsidRPr="008B0B2E" w:rsidRDefault="002D7D45" w:rsidP="002D7D45">
            <w:pPr>
              <w:jc w:val="both"/>
              <w:rPr>
                <w:rFonts w:ascii="Times New Roman" w:hAnsi="Times New Roman" w:cs="Times New Roman"/>
                <w:sz w:val="26"/>
                <w:szCs w:val="26"/>
              </w:rPr>
            </w:pPr>
            <w:r w:rsidRPr="008B0B2E">
              <w:rPr>
                <w:rFonts w:ascii="Times New Roman" w:hAnsi="Times New Roman" w:cs="Times New Roman"/>
                <w:sz w:val="26"/>
                <w:szCs w:val="26"/>
                <w:lang w:val="en-US"/>
              </w:rPr>
              <w:t>2.3. IconButton</w:t>
            </w:r>
          </w:p>
        </w:tc>
        <w:tc>
          <w:tcPr>
            <w:tcW w:w="4508" w:type="dxa"/>
          </w:tcPr>
          <w:p w14:paraId="3C304311" w14:textId="55E880C8" w:rsidR="002D7D45" w:rsidRPr="008B0B2E" w:rsidRDefault="00831DA9" w:rsidP="007B7066">
            <w:pPr>
              <w:jc w:val="center"/>
              <w:rPr>
                <w:rFonts w:ascii="Times New Roman" w:hAnsi="Times New Roman" w:cs="Times New Roman"/>
                <w:sz w:val="26"/>
                <w:szCs w:val="26"/>
              </w:rPr>
            </w:pPr>
            <w:r w:rsidRPr="008B0B2E">
              <w:rPr>
                <w:rFonts w:ascii="Times New Roman" w:hAnsi="Times New Roman" w:cs="Times New Roman"/>
                <w:sz w:val="26"/>
                <w:szCs w:val="26"/>
              </w:rPr>
              <w:t>6</w:t>
            </w:r>
          </w:p>
        </w:tc>
      </w:tr>
      <w:tr w:rsidR="002D7D45" w14:paraId="19A07D41" w14:textId="77777777" w:rsidTr="002D7D45">
        <w:tc>
          <w:tcPr>
            <w:tcW w:w="4508" w:type="dxa"/>
          </w:tcPr>
          <w:p w14:paraId="1767882C" w14:textId="67303F48" w:rsidR="002D7D45" w:rsidRPr="008B0B2E" w:rsidRDefault="002D7D45" w:rsidP="002D7D45">
            <w:pPr>
              <w:jc w:val="both"/>
              <w:rPr>
                <w:rFonts w:ascii="Times New Roman" w:hAnsi="Times New Roman" w:cs="Times New Roman"/>
                <w:sz w:val="26"/>
                <w:szCs w:val="26"/>
              </w:rPr>
            </w:pPr>
            <w:r w:rsidRPr="008B0B2E">
              <w:rPr>
                <w:rFonts w:ascii="Times New Roman" w:hAnsi="Times New Roman" w:cs="Times New Roman"/>
                <w:sz w:val="26"/>
                <w:szCs w:val="26"/>
                <w:lang w:val="en-US"/>
              </w:rPr>
              <w:t>2.4. OutlinedButton</w:t>
            </w:r>
          </w:p>
        </w:tc>
        <w:tc>
          <w:tcPr>
            <w:tcW w:w="4508" w:type="dxa"/>
          </w:tcPr>
          <w:p w14:paraId="79DFCBF5" w14:textId="53A15198" w:rsidR="002D7D45" w:rsidRPr="008B0B2E" w:rsidRDefault="00831DA9" w:rsidP="007B7066">
            <w:pPr>
              <w:jc w:val="center"/>
              <w:rPr>
                <w:rFonts w:ascii="Times New Roman" w:hAnsi="Times New Roman" w:cs="Times New Roman"/>
                <w:sz w:val="26"/>
                <w:szCs w:val="26"/>
              </w:rPr>
            </w:pPr>
            <w:r w:rsidRPr="008B0B2E">
              <w:rPr>
                <w:rFonts w:ascii="Times New Roman" w:hAnsi="Times New Roman" w:cs="Times New Roman"/>
                <w:sz w:val="26"/>
                <w:szCs w:val="26"/>
              </w:rPr>
              <w:t>7</w:t>
            </w:r>
          </w:p>
        </w:tc>
      </w:tr>
      <w:tr w:rsidR="002D7D45" w14:paraId="40A3CF96" w14:textId="77777777" w:rsidTr="002D7D45">
        <w:tc>
          <w:tcPr>
            <w:tcW w:w="4508" w:type="dxa"/>
          </w:tcPr>
          <w:p w14:paraId="3CF1D4D8" w14:textId="40F89801" w:rsidR="002D7D45" w:rsidRPr="008B0B2E" w:rsidRDefault="002D7D45" w:rsidP="002D7D45">
            <w:pPr>
              <w:jc w:val="both"/>
              <w:rPr>
                <w:rFonts w:ascii="Times New Roman" w:hAnsi="Times New Roman" w:cs="Times New Roman"/>
                <w:sz w:val="26"/>
                <w:szCs w:val="26"/>
              </w:rPr>
            </w:pPr>
            <w:r w:rsidRPr="008B0B2E">
              <w:rPr>
                <w:rFonts w:ascii="Times New Roman" w:hAnsi="Times New Roman" w:cs="Times New Roman"/>
                <w:sz w:val="26"/>
                <w:szCs w:val="26"/>
                <w:lang w:val="en-US"/>
              </w:rPr>
              <w:t>2.5. FloatingActionButton và biến thể</w:t>
            </w:r>
          </w:p>
        </w:tc>
        <w:tc>
          <w:tcPr>
            <w:tcW w:w="4508" w:type="dxa"/>
          </w:tcPr>
          <w:p w14:paraId="247F3F15" w14:textId="6EC4255C" w:rsidR="002D7D45" w:rsidRPr="008B0B2E" w:rsidRDefault="00831DA9" w:rsidP="007B7066">
            <w:pPr>
              <w:jc w:val="center"/>
              <w:rPr>
                <w:rFonts w:ascii="Times New Roman" w:hAnsi="Times New Roman" w:cs="Times New Roman"/>
                <w:sz w:val="26"/>
                <w:szCs w:val="26"/>
              </w:rPr>
            </w:pPr>
            <w:r w:rsidRPr="008B0B2E">
              <w:rPr>
                <w:rFonts w:ascii="Times New Roman" w:hAnsi="Times New Roman" w:cs="Times New Roman"/>
                <w:sz w:val="26"/>
                <w:szCs w:val="26"/>
              </w:rPr>
              <w:t>7</w:t>
            </w:r>
          </w:p>
        </w:tc>
      </w:tr>
      <w:tr w:rsidR="002D7D45" w14:paraId="2C1774D9" w14:textId="77777777" w:rsidTr="002D7D45">
        <w:tc>
          <w:tcPr>
            <w:tcW w:w="4508" w:type="dxa"/>
          </w:tcPr>
          <w:p w14:paraId="675F87DB" w14:textId="1BEC38F4" w:rsidR="002D7D45" w:rsidRPr="008B0B2E" w:rsidRDefault="002D7D45" w:rsidP="002D7D45">
            <w:pPr>
              <w:jc w:val="both"/>
              <w:rPr>
                <w:rFonts w:ascii="Times New Roman" w:hAnsi="Times New Roman" w:cs="Times New Roman"/>
                <w:sz w:val="26"/>
                <w:szCs w:val="26"/>
              </w:rPr>
            </w:pPr>
            <w:r w:rsidRPr="008B0B2E">
              <w:rPr>
                <w:rFonts w:ascii="Times New Roman" w:hAnsi="Times New Roman" w:cs="Times New Roman"/>
                <w:sz w:val="26"/>
                <w:szCs w:val="26"/>
                <w:lang w:val="en-US"/>
              </w:rPr>
              <w:t xml:space="preserve">3. </w:t>
            </w:r>
            <w:r w:rsidRPr="008B0B2E">
              <w:rPr>
                <w:rFonts w:ascii="Times New Roman" w:hAnsi="Times New Roman" w:cs="Times New Roman"/>
                <w:sz w:val="26"/>
                <w:szCs w:val="26"/>
              </w:rPr>
              <w:t>TextField với controller và validation</w:t>
            </w:r>
          </w:p>
        </w:tc>
        <w:tc>
          <w:tcPr>
            <w:tcW w:w="4508" w:type="dxa"/>
          </w:tcPr>
          <w:p w14:paraId="56EBB8A5" w14:textId="1A522F52" w:rsidR="002D7D45" w:rsidRPr="008B0B2E" w:rsidRDefault="00831DA9" w:rsidP="007B7066">
            <w:pPr>
              <w:jc w:val="center"/>
              <w:rPr>
                <w:rFonts w:ascii="Times New Roman" w:hAnsi="Times New Roman" w:cs="Times New Roman"/>
                <w:sz w:val="26"/>
                <w:szCs w:val="26"/>
              </w:rPr>
            </w:pPr>
            <w:r w:rsidRPr="008B0B2E">
              <w:rPr>
                <w:rFonts w:ascii="Times New Roman" w:hAnsi="Times New Roman" w:cs="Times New Roman"/>
                <w:sz w:val="26"/>
                <w:szCs w:val="26"/>
              </w:rPr>
              <w:t>9</w:t>
            </w:r>
          </w:p>
        </w:tc>
      </w:tr>
      <w:tr w:rsidR="002D7D45" w14:paraId="43C07F0B" w14:textId="77777777" w:rsidTr="002D7D45">
        <w:tc>
          <w:tcPr>
            <w:tcW w:w="4508" w:type="dxa"/>
          </w:tcPr>
          <w:p w14:paraId="1AEA79AF" w14:textId="5051B345" w:rsidR="002D7D45" w:rsidRPr="008B0B2E" w:rsidRDefault="002D7D45" w:rsidP="002D7D45">
            <w:pPr>
              <w:jc w:val="both"/>
              <w:rPr>
                <w:rFonts w:ascii="Times New Roman" w:hAnsi="Times New Roman" w:cs="Times New Roman"/>
                <w:sz w:val="26"/>
                <w:szCs w:val="26"/>
              </w:rPr>
            </w:pPr>
            <w:r w:rsidRPr="008B0B2E">
              <w:rPr>
                <w:rFonts w:ascii="Times New Roman" w:hAnsi="Times New Roman" w:cs="Times New Roman"/>
                <w:sz w:val="26"/>
                <w:szCs w:val="26"/>
              </w:rPr>
              <w:t xml:space="preserve">3.1. TextField </w:t>
            </w:r>
          </w:p>
        </w:tc>
        <w:tc>
          <w:tcPr>
            <w:tcW w:w="4508" w:type="dxa"/>
          </w:tcPr>
          <w:p w14:paraId="304AE1AD" w14:textId="296096C4" w:rsidR="002D7D45" w:rsidRPr="008B0B2E" w:rsidRDefault="00964090" w:rsidP="007B7066">
            <w:pPr>
              <w:jc w:val="center"/>
              <w:rPr>
                <w:rFonts w:ascii="Times New Roman" w:hAnsi="Times New Roman" w:cs="Times New Roman"/>
                <w:sz w:val="26"/>
                <w:szCs w:val="26"/>
              </w:rPr>
            </w:pPr>
            <w:r w:rsidRPr="008B0B2E">
              <w:rPr>
                <w:rFonts w:ascii="Times New Roman" w:hAnsi="Times New Roman" w:cs="Times New Roman"/>
                <w:sz w:val="26"/>
                <w:szCs w:val="26"/>
              </w:rPr>
              <w:t>9</w:t>
            </w:r>
          </w:p>
        </w:tc>
      </w:tr>
      <w:tr w:rsidR="002D7D45" w14:paraId="0D65E178" w14:textId="77777777" w:rsidTr="002D7D45">
        <w:tc>
          <w:tcPr>
            <w:tcW w:w="4508" w:type="dxa"/>
          </w:tcPr>
          <w:p w14:paraId="4AD690A1" w14:textId="6957349B" w:rsidR="002D7D45" w:rsidRPr="008B0B2E" w:rsidRDefault="002D7D45" w:rsidP="002D7D45">
            <w:pPr>
              <w:jc w:val="both"/>
              <w:rPr>
                <w:rFonts w:ascii="Times New Roman" w:hAnsi="Times New Roman" w:cs="Times New Roman"/>
                <w:sz w:val="26"/>
                <w:szCs w:val="26"/>
              </w:rPr>
            </w:pPr>
            <w:r w:rsidRPr="008B0B2E">
              <w:rPr>
                <w:rFonts w:ascii="Times New Roman" w:hAnsi="Times New Roman" w:cs="Times New Roman"/>
                <w:sz w:val="26"/>
                <w:szCs w:val="26"/>
                <w:lang w:val="en-US"/>
              </w:rPr>
              <w:t xml:space="preserve">3.2. </w:t>
            </w:r>
            <w:r w:rsidRPr="008B0B2E">
              <w:rPr>
                <w:rFonts w:ascii="Times New Roman" w:hAnsi="Times New Roman" w:cs="Times New Roman"/>
                <w:sz w:val="26"/>
                <w:szCs w:val="26"/>
              </w:rPr>
              <w:t>TextField với controller</w:t>
            </w:r>
          </w:p>
        </w:tc>
        <w:tc>
          <w:tcPr>
            <w:tcW w:w="4508" w:type="dxa"/>
          </w:tcPr>
          <w:p w14:paraId="24773CD8" w14:textId="1CA32851" w:rsidR="002D7D45" w:rsidRPr="008B0B2E" w:rsidRDefault="00890E8B" w:rsidP="007B7066">
            <w:pPr>
              <w:jc w:val="center"/>
              <w:rPr>
                <w:rFonts w:ascii="Times New Roman" w:hAnsi="Times New Roman" w:cs="Times New Roman"/>
                <w:sz w:val="26"/>
                <w:szCs w:val="26"/>
              </w:rPr>
            </w:pPr>
            <w:r w:rsidRPr="008B0B2E">
              <w:rPr>
                <w:rFonts w:ascii="Times New Roman" w:hAnsi="Times New Roman" w:cs="Times New Roman"/>
                <w:sz w:val="26"/>
                <w:szCs w:val="26"/>
              </w:rPr>
              <w:t>9</w:t>
            </w:r>
          </w:p>
        </w:tc>
      </w:tr>
      <w:tr w:rsidR="002D7D45" w14:paraId="10085ADC" w14:textId="77777777" w:rsidTr="002D7D45">
        <w:tc>
          <w:tcPr>
            <w:tcW w:w="4508" w:type="dxa"/>
          </w:tcPr>
          <w:p w14:paraId="18877883" w14:textId="518A16A5" w:rsidR="002D7D45" w:rsidRPr="008B0B2E" w:rsidRDefault="002D7D45" w:rsidP="002D7D45">
            <w:pPr>
              <w:jc w:val="both"/>
              <w:rPr>
                <w:rFonts w:ascii="Times New Roman" w:hAnsi="Times New Roman" w:cs="Times New Roman"/>
                <w:sz w:val="26"/>
                <w:szCs w:val="26"/>
              </w:rPr>
            </w:pPr>
            <w:r w:rsidRPr="008B0B2E">
              <w:rPr>
                <w:rFonts w:ascii="Times New Roman" w:hAnsi="Times New Roman" w:cs="Times New Roman"/>
                <w:sz w:val="26"/>
                <w:szCs w:val="26"/>
                <w:lang w:val="en-US"/>
              </w:rPr>
              <w:t xml:space="preserve">3.3. </w:t>
            </w:r>
            <w:r w:rsidRPr="008B0B2E">
              <w:rPr>
                <w:rFonts w:ascii="Times New Roman" w:hAnsi="Times New Roman" w:cs="Times New Roman"/>
                <w:sz w:val="26"/>
                <w:szCs w:val="26"/>
              </w:rPr>
              <w:t>TextField với validation</w:t>
            </w:r>
          </w:p>
        </w:tc>
        <w:tc>
          <w:tcPr>
            <w:tcW w:w="4508" w:type="dxa"/>
          </w:tcPr>
          <w:p w14:paraId="2026EABF" w14:textId="30080F2B" w:rsidR="002D7D45" w:rsidRPr="008B0B2E" w:rsidRDefault="00890E8B" w:rsidP="007B7066">
            <w:pPr>
              <w:jc w:val="center"/>
              <w:rPr>
                <w:rFonts w:ascii="Times New Roman" w:hAnsi="Times New Roman" w:cs="Times New Roman"/>
                <w:sz w:val="26"/>
                <w:szCs w:val="26"/>
              </w:rPr>
            </w:pPr>
            <w:r w:rsidRPr="008B0B2E">
              <w:rPr>
                <w:rFonts w:ascii="Times New Roman" w:hAnsi="Times New Roman" w:cs="Times New Roman"/>
                <w:sz w:val="26"/>
                <w:szCs w:val="26"/>
              </w:rPr>
              <w:t>10</w:t>
            </w:r>
          </w:p>
        </w:tc>
      </w:tr>
      <w:tr w:rsidR="002D7D45" w14:paraId="7EA39C22" w14:textId="77777777" w:rsidTr="002D7D45">
        <w:tc>
          <w:tcPr>
            <w:tcW w:w="4508" w:type="dxa"/>
          </w:tcPr>
          <w:p w14:paraId="2B92699D" w14:textId="04A8631D" w:rsidR="002D7D45" w:rsidRPr="008B0B2E" w:rsidRDefault="002D7D45" w:rsidP="002D7D45">
            <w:pPr>
              <w:jc w:val="both"/>
              <w:rPr>
                <w:rFonts w:ascii="Times New Roman" w:hAnsi="Times New Roman" w:cs="Times New Roman"/>
                <w:sz w:val="26"/>
                <w:szCs w:val="26"/>
              </w:rPr>
            </w:pPr>
            <w:r w:rsidRPr="008B0B2E">
              <w:rPr>
                <w:rFonts w:ascii="Times New Roman" w:hAnsi="Times New Roman" w:cs="Times New Roman"/>
                <w:sz w:val="26"/>
                <w:szCs w:val="26"/>
                <w:lang w:val="en-US"/>
              </w:rPr>
              <w:t>4.</w:t>
            </w:r>
            <w:r w:rsidR="00E10BEC" w:rsidRPr="008B0B2E">
              <w:rPr>
                <w:rFonts w:ascii="Times New Roman" w:hAnsi="Times New Roman" w:cs="Times New Roman"/>
                <w:sz w:val="26"/>
                <w:szCs w:val="26"/>
                <w:lang w:val="en-US"/>
              </w:rPr>
              <w:t xml:space="preserve"> </w:t>
            </w:r>
            <w:r w:rsidRPr="008B0B2E">
              <w:rPr>
                <w:rFonts w:ascii="Times New Roman" w:hAnsi="Times New Roman" w:cs="Times New Roman"/>
                <w:sz w:val="26"/>
                <w:szCs w:val="26"/>
                <w:lang w:val="en-US"/>
              </w:rPr>
              <w:t>Switch, Checkbox, Radio, Slider</w:t>
            </w:r>
          </w:p>
        </w:tc>
        <w:tc>
          <w:tcPr>
            <w:tcW w:w="4508" w:type="dxa"/>
          </w:tcPr>
          <w:p w14:paraId="2AEA6EA6" w14:textId="4B376BA1" w:rsidR="002D7D45" w:rsidRPr="008B0B2E" w:rsidRDefault="00E10BEC" w:rsidP="007B7066">
            <w:pPr>
              <w:jc w:val="center"/>
              <w:rPr>
                <w:rFonts w:ascii="Times New Roman" w:hAnsi="Times New Roman" w:cs="Times New Roman"/>
                <w:sz w:val="26"/>
                <w:szCs w:val="26"/>
              </w:rPr>
            </w:pPr>
            <w:r w:rsidRPr="008B0B2E">
              <w:rPr>
                <w:rFonts w:ascii="Times New Roman" w:hAnsi="Times New Roman" w:cs="Times New Roman"/>
                <w:sz w:val="26"/>
                <w:szCs w:val="26"/>
              </w:rPr>
              <w:t>11</w:t>
            </w:r>
          </w:p>
        </w:tc>
      </w:tr>
      <w:tr w:rsidR="002D7D45" w14:paraId="2AE6CE0E" w14:textId="77777777" w:rsidTr="002D7D45">
        <w:tc>
          <w:tcPr>
            <w:tcW w:w="4508" w:type="dxa"/>
          </w:tcPr>
          <w:p w14:paraId="65A9CFA4" w14:textId="6BA8CA35" w:rsidR="002D7D45" w:rsidRPr="008B0B2E" w:rsidRDefault="002D7D45" w:rsidP="002D7D45">
            <w:pPr>
              <w:jc w:val="both"/>
              <w:rPr>
                <w:rFonts w:ascii="Times New Roman" w:hAnsi="Times New Roman" w:cs="Times New Roman"/>
                <w:sz w:val="26"/>
                <w:szCs w:val="26"/>
              </w:rPr>
            </w:pPr>
            <w:r w:rsidRPr="008B0B2E">
              <w:rPr>
                <w:rFonts w:ascii="Times New Roman" w:hAnsi="Times New Roman" w:cs="Times New Roman"/>
                <w:sz w:val="26"/>
                <w:szCs w:val="26"/>
                <w:lang w:val="en-US"/>
              </w:rPr>
              <w:t>4.1. Switch</w:t>
            </w:r>
          </w:p>
        </w:tc>
        <w:tc>
          <w:tcPr>
            <w:tcW w:w="4508" w:type="dxa"/>
          </w:tcPr>
          <w:p w14:paraId="3E8FBA31" w14:textId="456667C9" w:rsidR="002D7D45" w:rsidRPr="008B0B2E" w:rsidRDefault="00E10BEC" w:rsidP="007B7066">
            <w:pPr>
              <w:jc w:val="center"/>
              <w:rPr>
                <w:rFonts w:ascii="Times New Roman" w:hAnsi="Times New Roman" w:cs="Times New Roman"/>
                <w:sz w:val="26"/>
                <w:szCs w:val="26"/>
              </w:rPr>
            </w:pPr>
            <w:r w:rsidRPr="008B0B2E">
              <w:rPr>
                <w:rFonts w:ascii="Times New Roman" w:hAnsi="Times New Roman" w:cs="Times New Roman"/>
                <w:sz w:val="26"/>
                <w:szCs w:val="26"/>
              </w:rPr>
              <w:t>11</w:t>
            </w:r>
          </w:p>
        </w:tc>
      </w:tr>
      <w:tr w:rsidR="002D7D45" w14:paraId="3022B9FD" w14:textId="77777777" w:rsidTr="002D7D45">
        <w:tc>
          <w:tcPr>
            <w:tcW w:w="4508" w:type="dxa"/>
          </w:tcPr>
          <w:p w14:paraId="737BCA45" w14:textId="456246DE" w:rsidR="002D7D45" w:rsidRPr="008B0B2E" w:rsidRDefault="002D7D45" w:rsidP="002D7D45">
            <w:pPr>
              <w:jc w:val="both"/>
              <w:rPr>
                <w:rFonts w:ascii="Times New Roman" w:hAnsi="Times New Roman" w:cs="Times New Roman"/>
                <w:sz w:val="26"/>
                <w:szCs w:val="26"/>
              </w:rPr>
            </w:pPr>
            <w:r w:rsidRPr="008B0B2E">
              <w:rPr>
                <w:rFonts w:ascii="Times New Roman" w:hAnsi="Times New Roman" w:cs="Times New Roman"/>
                <w:sz w:val="26"/>
                <w:szCs w:val="26"/>
                <w:lang w:val="en-US"/>
              </w:rPr>
              <w:t>4.2. Checkbox</w:t>
            </w:r>
          </w:p>
        </w:tc>
        <w:tc>
          <w:tcPr>
            <w:tcW w:w="4508" w:type="dxa"/>
          </w:tcPr>
          <w:p w14:paraId="6F0BBB70" w14:textId="11530A72" w:rsidR="002D7D45" w:rsidRPr="008B0B2E" w:rsidRDefault="004D1357" w:rsidP="007B7066">
            <w:pPr>
              <w:jc w:val="center"/>
              <w:rPr>
                <w:rFonts w:ascii="Times New Roman" w:hAnsi="Times New Roman" w:cs="Times New Roman"/>
                <w:sz w:val="26"/>
                <w:szCs w:val="26"/>
              </w:rPr>
            </w:pPr>
            <w:r w:rsidRPr="008B0B2E">
              <w:rPr>
                <w:rFonts w:ascii="Times New Roman" w:hAnsi="Times New Roman" w:cs="Times New Roman"/>
                <w:sz w:val="26"/>
                <w:szCs w:val="26"/>
              </w:rPr>
              <w:t>12</w:t>
            </w:r>
          </w:p>
        </w:tc>
      </w:tr>
      <w:tr w:rsidR="002D7D45" w14:paraId="7210229E" w14:textId="77777777" w:rsidTr="002D7D45">
        <w:tc>
          <w:tcPr>
            <w:tcW w:w="4508" w:type="dxa"/>
          </w:tcPr>
          <w:p w14:paraId="3F45F3F4" w14:textId="664596FA" w:rsidR="002D7D45" w:rsidRPr="008B0B2E" w:rsidRDefault="002D7D45" w:rsidP="002D7D45">
            <w:pPr>
              <w:jc w:val="both"/>
              <w:rPr>
                <w:rFonts w:ascii="Times New Roman" w:hAnsi="Times New Roman" w:cs="Times New Roman"/>
                <w:sz w:val="26"/>
                <w:szCs w:val="26"/>
              </w:rPr>
            </w:pPr>
            <w:r w:rsidRPr="008B0B2E">
              <w:rPr>
                <w:rFonts w:ascii="Times New Roman" w:hAnsi="Times New Roman" w:cs="Times New Roman"/>
                <w:sz w:val="26"/>
                <w:szCs w:val="26"/>
                <w:lang w:val="en-US"/>
              </w:rPr>
              <w:t>4.3. Radio</w:t>
            </w:r>
          </w:p>
        </w:tc>
        <w:tc>
          <w:tcPr>
            <w:tcW w:w="4508" w:type="dxa"/>
          </w:tcPr>
          <w:p w14:paraId="79ACB7B2" w14:textId="6BECE2DB" w:rsidR="002D7D45" w:rsidRPr="008B0B2E" w:rsidRDefault="00CF5B7F" w:rsidP="007B7066">
            <w:pPr>
              <w:jc w:val="center"/>
              <w:rPr>
                <w:rFonts w:ascii="Times New Roman" w:hAnsi="Times New Roman" w:cs="Times New Roman"/>
                <w:sz w:val="26"/>
                <w:szCs w:val="26"/>
              </w:rPr>
            </w:pPr>
            <w:r w:rsidRPr="008B0B2E">
              <w:rPr>
                <w:rFonts w:ascii="Times New Roman" w:hAnsi="Times New Roman" w:cs="Times New Roman"/>
                <w:sz w:val="26"/>
                <w:szCs w:val="26"/>
              </w:rPr>
              <w:t>13</w:t>
            </w:r>
          </w:p>
        </w:tc>
      </w:tr>
      <w:tr w:rsidR="002D7D45" w14:paraId="7B08CE93" w14:textId="77777777" w:rsidTr="002D7D45">
        <w:tc>
          <w:tcPr>
            <w:tcW w:w="4508" w:type="dxa"/>
          </w:tcPr>
          <w:p w14:paraId="700D0A72" w14:textId="16BDD6FB" w:rsidR="002D7D45" w:rsidRPr="008B0B2E" w:rsidRDefault="002D7D45" w:rsidP="002D7D45">
            <w:pPr>
              <w:jc w:val="both"/>
              <w:rPr>
                <w:rFonts w:ascii="Times New Roman" w:hAnsi="Times New Roman" w:cs="Times New Roman"/>
                <w:sz w:val="26"/>
                <w:szCs w:val="26"/>
              </w:rPr>
            </w:pPr>
            <w:r w:rsidRPr="008B0B2E">
              <w:rPr>
                <w:rFonts w:ascii="Times New Roman" w:hAnsi="Times New Roman" w:cs="Times New Roman"/>
                <w:sz w:val="26"/>
                <w:szCs w:val="26"/>
                <w:lang w:val="en-US"/>
              </w:rPr>
              <w:t>4.4. Slider</w:t>
            </w:r>
          </w:p>
        </w:tc>
        <w:tc>
          <w:tcPr>
            <w:tcW w:w="4508" w:type="dxa"/>
          </w:tcPr>
          <w:p w14:paraId="3F56ABC7" w14:textId="417874B5" w:rsidR="002D7D45" w:rsidRPr="008B0B2E" w:rsidRDefault="00045A07" w:rsidP="007B7066">
            <w:pPr>
              <w:jc w:val="center"/>
              <w:rPr>
                <w:rFonts w:ascii="Times New Roman" w:hAnsi="Times New Roman" w:cs="Times New Roman"/>
                <w:sz w:val="26"/>
                <w:szCs w:val="26"/>
              </w:rPr>
            </w:pPr>
            <w:r w:rsidRPr="008B0B2E">
              <w:rPr>
                <w:rFonts w:ascii="Times New Roman" w:hAnsi="Times New Roman" w:cs="Times New Roman"/>
                <w:sz w:val="26"/>
                <w:szCs w:val="26"/>
              </w:rPr>
              <w:t>14</w:t>
            </w:r>
          </w:p>
        </w:tc>
      </w:tr>
      <w:tr w:rsidR="002D7D45" w14:paraId="38C82C98" w14:textId="77777777" w:rsidTr="002D7D45">
        <w:tc>
          <w:tcPr>
            <w:tcW w:w="4508" w:type="dxa"/>
          </w:tcPr>
          <w:p w14:paraId="1BE9E314" w14:textId="0BED0CB7" w:rsidR="002D7D45" w:rsidRPr="008B0B2E" w:rsidRDefault="002D7D45" w:rsidP="002D7D45">
            <w:pPr>
              <w:jc w:val="both"/>
              <w:rPr>
                <w:rFonts w:ascii="Times New Roman" w:hAnsi="Times New Roman" w:cs="Times New Roman"/>
                <w:sz w:val="26"/>
                <w:szCs w:val="26"/>
              </w:rPr>
            </w:pPr>
            <w:r w:rsidRPr="008B0B2E">
              <w:rPr>
                <w:rFonts w:ascii="Times New Roman" w:hAnsi="Times New Roman" w:cs="Times New Roman"/>
                <w:sz w:val="26"/>
                <w:szCs w:val="26"/>
                <w:lang w:val="en-US"/>
              </w:rPr>
              <w:t>5. GestureDetector và InkWell</w:t>
            </w:r>
          </w:p>
        </w:tc>
        <w:tc>
          <w:tcPr>
            <w:tcW w:w="4508" w:type="dxa"/>
          </w:tcPr>
          <w:p w14:paraId="76B92B89" w14:textId="48CD8247" w:rsidR="002D7D45" w:rsidRPr="008B0B2E" w:rsidRDefault="00045A07" w:rsidP="007B7066">
            <w:pPr>
              <w:jc w:val="center"/>
              <w:rPr>
                <w:rFonts w:ascii="Times New Roman" w:hAnsi="Times New Roman" w:cs="Times New Roman"/>
                <w:sz w:val="26"/>
                <w:szCs w:val="26"/>
              </w:rPr>
            </w:pPr>
            <w:r w:rsidRPr="008B0B2E">
              <w:rPr>
                <w:rFonts w:ascii="Times New Roman" w:hAnsi="Times New Roman" w:cs="Times New Roman"/>
                <w:sz w:val="26"/>
                <w:szCs w:val="26"/>
              </w:rPr>
              <w:t>15</w:t>
            </w:r>
          </w:p>
        </w:tc>
      </w:tr>
      <w:tr w:rsidR="00045A07" w14:paraId="32ED2BB4" w14:textId="77777777" w:rsidTr="002D7D45">
        <w:tc>
          <w:tcPr>
            <w:tcW w:w="4508" w:type="dxa"/>
          </w:tcPr>
          <w:p w14:paraId="763419AE" w14:textId="390023B2" w:rsidR="00045A07" w:rsidRPr="008B0B2E" w:rsidRDefault="00045A07" w:rsidP="002D7D45">
            <w:pPr>
              <w:jc w:val="both"/>
              <w:rPr>
                <w:rFonts w:ascii="Times New Roman" w:hAnsi="Times New Roman" w:cs="Times New Roman"/>
                <w:sz w:val="26"/>
                <w:szCs w:val="26"/>
                <w:lang w:val="en-US"/>
              </w:rPr>
            </w:pPr>
            <w:r w:rsidRPr="008B0B2E">
              <w:rPr>
                <w:rFonts w:ascii="Times New Roman" w:hAnsi="Times New Roman" w:cs="Times New Roman"/>
                <w:sz w:val="26"/>
                <w:szCs w:val="26"/>
                <w:lang w:val="en-US"/>
              </w:rPr>
              <w:t>Tài liệu tham khảo</w:t>
            </w:r>
          </w:p>
        </w:tc>
        <w:tc>
          <w:tcPr>
            <w:tcW w:w="4508" w:type="dxa"/>
          </w:tcPr>
          <w:p w14:paraId="47CA3201" w14:textId="652BCA80" w:rsidR="00045A07" w:rsidRPr="008B0B2E" w:rsidRDefault="005D3B90" w:rsidP="007B7066">
            <w:pPr>
              <w:jc w:val="center"/>
              <w:rPr>
                <w:rFonts w:ascii="Times New Roman" w:hAnsi="Times New Roman" w:cs="Times New Roman"/>
                <w:sz w:val="26"/>
                <w:szCs w:val="26"/>
              </w:rPr>
            </w:pPr>
            <w:r w:rsidRPr="008B0B2E">
              <w:rPr>
                <w:rFonts w:ascii="Times New Roman" w:hAnsi="Times New Roman" w:cs="Times New Roman"/>
                <w:sz w:val="26"/>
                <w:szCs w:val="26"/>
              </w:rPr>
              <w:t>18</w:t>
            </w:r>
          </w:p>
        </w:tc>
      </w:tr>
    </w:tbl>
    <w:p w14:paraId="0E0A6CCF" w14:textId="77777777" w:rsidR="006E752E" w:rsidRPr="006E752E" w:rsidRDefault="006E752E" w:rsidP="006E752E">
      <w:pPr>
        <w:jc w:val="both"/>
        <w:rPr>
          <w:rFonts w:ascii="Times New Roman" w:hAnsi="Times New Roman" w:cs="Times New Roman"/>
          <w:b/>
          <w:bCs/>
          <w:sz w:val="26"/>
          <w:szCs w:val="26"/>
        </w:rPr>
      </w:pPr>
    </w:p>
    <w:p w14:paraId="26D06A01" w14:textId="77777777" w:rsidR="009F694B" w:rsidRPr="002A445B" w:rsidRDefault="009F694B" w:rsidP="006B61C3">
      <w:pPr>
        <w:jc w:val="both"/>
        <w:rPr>
          <w:b/>
          <w:bCs/>
          <w:lang w:val="en-US"/>
        </w:rPr>
      </w:pPr>
    </w:p>
    <w:p w14:paraId="4A6819ED" w14:textId="77777777" w:rsidR="009F694B" w:rsidRPr="002A445B" w:rsidRDefault="009F694B" w:rsidP="006B61C3">
      <w:pPr>
        <w:jc w:val="both"/>
        <w:rPr>
          <w:b/>
          <w:bCs/>
          <w:lang w:val="en-US"/>
        </w:rPr>
      </w:pPr>
    </w:p>
    <w:p w14:paraId="157F4159" w14:textId="77777777" w:rsidR="009F694B" w:rsidRDefault="009F694B" w:rsidP="006B61C3">
      <w:pPr>
        <w:jc w:val="both"/>
        <w:rPr>
          <w:b/>
          <w:bCs/>
          <w:lang w:val="en-US"/>
        </w:rPr>
      </w:pPr>
    </w:p>
    <w:p w14:paraId="1B3742F5" w14:textId="77777777" w:rsidR="00AE00F3" w:rsidRDefault="00AE00F3" w:rsidP="006B61C3">
      <w:pPr>
        <w:jc w:val="both"/>
        <w:rPr>
          <w:b/>
          <w:bCs/>
          <w:lang w:val="en-US"/>
        </w:rPr>
      </w:pPr>
    </w:p>
    <w:p w14:paraId="3AC04AC9" w14:textId="77777777" w:rsidR="00AE00F3" w:rsidRDefault="00AE00F3" w:rsidP="006B61C3">
      <w:pPr>
        <w:jc w:val="both"/>
        <w:rPr>
          <w:b/>
          <w:bCs/>
          <w:lang w:val="en-US"/>
        </w:rPr>
      </w:pPr>
    </w:p>
    <w:p w14:paraId="348265B2" w14:textId="77777777" w:rsidR="00AE00F3" w:rsidRPr="002A445B" w:rsidRDefault="00AE00F3" w:rsidP="006B61C3">
      <w:pPr>
        <w:jc w:val="both"/>
        <w:rPr>
          <w:b/>
          <w:bCs/>
          <w:lang w:val="en-US"/>
        </w:rPr>
      </w:pPr>
    </w:p>
    <w:p w14:paraId="76B4212E" w14:textId="77777777" w:rsidR="00A11750" w:rsidRPr="002A445B" w:rsidRDefault="00A11750" w:rsidP="006B61C3">
      <w:pPr>
        <w:jc w:val="both"/>
        <w:rPr>
          <w:b/>
          <w:lang w:val="en-US"/>
        </w:rPr>
      </w:pPr>
    </w:p>
    <w:p w14:paraId="0CD0737C" w14:textId="77777777" w:rsidR="004B0288" w:rsidRDefault="00752922" w:rsidP="006B61C3">
      <w:pPr>
        <w:jc w:val="both"/>
        <w:rPr>
          <w:b/>
          <w:bCs/>
          <w:lang w:val="en-US"/>
        </w:rPr>
      </w:pPr>
      <w:r w:rsidRPr="002A445B">
        <w:rPr>
          <w:b/>
          <w:bCs/>
          <w:lang w:val="en-US"/>
        </w:rPr>
        <w:tab/>
      </w:r>
      <w:r w:rsidRPr="002A445B">
        <w:rPr>
          <w:b/>
          <w:bCs/>
          <w:lang w:val="en-US"/>
        </w:rPr>
        <w:tab/>
      </w:r>
      <w:r w:rsidRPr="002A445B">
        <w:rPr>
          <w:b/>
          <w:bCs/>
          <w:lang w:val="en-US"/>
        </w:rPr>
        <w:tab/>
      </w:r>
      <w:r w:rsidRPr="002A445B">
        <w:rPr>
          <w:b/>
          <w:bCs/>
          <w:lang w:val="en-US"/>
        </w:rPr>
        <w:tab/>
      </w:r>
      <w:r w:rsidRPr="002A445B">
        <w:rPr>
          <w:b/>
          <w:bCs/>
          <w:lang w:val="en-US"/>
        </w:rPr>
        <w:tab/>
      </w:r>
    </w:p>
    <w:p w14:paraId="4550CBE4" w14:textId="77777777" w:rsidR="004B0288" w:rsidRDefault="004B0288" w:rsidP="006B61C3">
      <w:pPr>
        <w:jc w:val="both"/>
        <w:rPr>
          <w:b/>
          <w:bCs/>
          <w:lang w:val="en-US"/>
        </w:rPr>
      </w:pPr>
    </w:p>
    <w:p w14:paraId="7A7CAC72" w14:textId="12C286C3" w:rsidR="00B6262A" w:rsidRPr="002D7D45" w:rsidRDefault="00F15289" w:rsidP="006B61C3">
      <w:pPr>
        <w:jc w:val="both"/>
        <w:rPr>
          <w:rFonts w:ascii="Times New Roman" w:hAnsi="Times New Roman" w:cs="Times New Roman"/>
          <w:b/>
          <w:bCs/>
          <w:sz w:val="32"/>
          <w:szCs w:val="32"/>
          <w:lang w:val="en-US"/>
        </w:rPr>
      </w:pPr>
      <w:r>
        <w:rPr>
          <w:b/>
          <w:bCs/>
          <w:lang w:val="en-US"/>
        </w:rPr>
        <w:lastRenderedPageBreak/>
        <w:tab/>
      </w:r>
      <w:r>
        <w:rPr>
          <w:b/>
          <w:bCs/>
          <w:lang w:val="en-US"/>
        </w:rPr>
        <w:tab/>
      </w:r>
      <w:r>
        <w:rPr>
          <w:b/>
          <w:bCs/>
          <w:lang w:val="en-US"/>
        </w:rPr>
        <w:tab/>
      </w:r>
      <w:r>
        <w:rPr>
          <w:b/>
          <w:bCs/>
          <w:lang w:val="en-US"/>
        </w:rPr>
        <w:tab/>
      </w:r>
      <w:r>
        <w:rPr>
          <w:b/>
          <w:bCs/>
          <w:lang w:val="en-US"/>
        </w:rPr>
        <w:tab/>
      </w:r>
      <w:r w:rsidR="00172554" w:rsidRPr="002D7D45">
        <w:rPr>
          <w:rFonts w:ascii="Times New Roman" w:hAnsi="Times New Roman" w:cs="Times New Roman"/>
          <w:b/>
          <w:bCs/>
          <w:sz w:val="32"/>
          <w:szCs w:val="32"/>
          <w:lang w:val="en-US"/>
        </w:rPr>
        <w:t>NỘI DUNG</w:t>
      </w:r>
    </w:p>
    <w:p w14:paraId="0554FD25" w14:textId="7A8353F7" w:rsidR="000C358D" w:rsidRPr="00A960E2" w:rsidRDefault="006B62F0" w:rsidP="006B61C3">
      <w:pPr>
        <w:jc w:val="both"/>
        <w:rPr>
          <w:rFonts w:ascii="Times New Roman" w:hAnsi="Times New Roman" w:cs="Times New Roman"/>
          <w:b/>
          <w:bCs/>
          <w:sz w:val="26"/>
          <w:szCs w:val="26"/>
          <w:lang w:val="en-US"/>
        </w:rPr>
      </w:pPr>
      <w:r w:rsidRPr="00A960E2">
        <w:rPr>
          <w:rFonts w:ascii="Times New Roman" w:hAnsi="Times New Roman" w:cs="Times New Roman"/>
          <w:b/>
          <w:bCs/>
          <w:sz w:val="26"/>
          <w:szCs w:val="26"/>
          <w:lang w:val="en-US"/>
        </w:rPr>
        <w:t xml:space="preserve">1. </w:t>
      </w:r>
      <w:r w:rsidR="009A5E2D" w:rsidRPr="00A960E2">
        <w:rPr>
          <w:rFonts w:ascii="Times New Roman" w:hAnsi="Times New Roman" w:cs="Times New Roman"/>
          <w:b/>
          <w:bCs/>
          <w:sz w:val="26"/>
          <w:szCs w:val="26"/>
          <w:lang w:val="en-US"/>
        </w:rPr>
        <w:t xml:space="preserve">Tổng quan về </w:t>
      </w:r>
      <w:r w:rsidR="001947D8" w:rsidRPr="00A960E2">
        <w:rPr>
          <w:rFonts w:ascii="Times New Roman" w:hAnsi="Times New Roman" w:cs="Times New Roman"/>
          <w:b/>
          <w:bCs/>
          <w:sz w:val="26"/>
          <w:szCs w:val="26"/>
          <w:lang w:val="en-US"/>
        </w:rPr>
        <w:t>Flutter</w:t>
      </w:r>
    </w:p>
    <w:p w14:paraId="485CEAEC" w14:textId="77777777" w:rsidR="002A7E8C" w:rsidRPr="00A960E2" w:rsidRDefault="002A7E8C" w:rsidP="006B61C3">
      <w:pPr>
        <w:jc w:val="both"/>
        <w:rPr>
          <w:rFonts w:ascii="Times New Roman" w:hAnsi="Times New Roman" w:cs="Times New Roman"/>
          <w:sz w:val="26"/>
          <w:szCs w:val="26"/>
          <w:lang w:val="en-US"/>
        </w:rPr>
      </w:pPr>
      <w:r w:rsidRPr="00A960E2">
        <w:rPr>
          <w:rFonts w:ascii="Times New Roman" w:hAnsi="Times New Roman" w:cs="Times New Roman"/>
          <w:sz w:val="26"/>
          <w:szCs w:val="26"/>
          <w:lang w:val="en-US"/>
        </w:rPr>
        <w:t xml:space="preserve">Flutter là framework mã nguồn mở của Google giúp phát triển ứng dụng đa nền tảng từ một codebase, sử dụng ngôn ngữ Dart.Ưu điểm nổi bật:Đa nền tảng toàn diện: </w:t>
      </w:r>
    </w:p>
    <w:p w14:paraId="2FAD4A5C" w14:textId="77777777" w:rsidR="002A7E8C" w:rsidRPr="00A960E2" w:rsidRDefault="002A7E8C" w:rsidP="006B61C3">
      <w:pPr>
        <w:numPr>
          <w:ilvl w:val="0"/>
          <w:numId w:val="2"/>
        </w:numPr>
        <w:jc w:val="both"/>
        <w:rPr>
          <w:rFonts w:ascii="Times New Roman" w:hAnsi="Times New Roman" w:cs="Times New Roman"/>
          <w:sz w:val="26"/>
          <w:szCs w:val="26"/>
          <w:lang w:val="en-US"/>
        </w:rPr>
      </w:pPr>
      <w:r w:rsidRPr="00A960E2">
        <w:rPr>
          <w:rFonts w:ascii="Times New Roman" w:hAnsi="Times New Roman" w:cs="Times New Roman"/>
          <w:sz w:val="26"/>
          <w:szCs w:val="26"/>
          <w:lang w:val="en-US"/>
        </w:rPr>
        <w:t>Chạy trên Android, iOS, Web, Desktop.</w:t>
      </w:r>
    </w:p>
    <w:p w14:paraId="260A711B" w14:textId="77777777" w:rsidR="002A7E8C" w:rsidRPr="00A960E2" w:rsidRDefault="002A7E8C" w:rsidP="006B61C3">
      <w:pPr>
        <w:numPr>
          <w:ilvl w:val="0"/>
          <w:numId w:val="2"/>
        </w:numPr>
        <w:jc w:val="both"/>
        <w:rPr>
          <w:rFonts w:ascii="Times New Roman" w:hAnsi="Times New Roman" w:cs="Times New Roman"/>
          <w:sz w:val="26"/>
          <w:szCs w:val="26"/>
          <w:lang w:val="en-US"/>
        </w:rPr>
      </w:pPr>
      <w:r w:rsidRPr="00A960E2">
        <w:rPr>
          <w:rFonts w:ascii="Times New Roman" w:hAnsi="Times New Roman" w:cs="Times New Roman"/>
          <w:sz w:val="26"/>
          <w:szCs w:val="26"/>
          <w:lang w:val="en-US"/>
        </w:rPr>
        <w:t>Hot Reload: Xem cập nhật thay đổi tức thì.</w:t>
      </w:r>
    </w:p>
    <w:p w14:paraId="79A1EFCC" w14:textId="77777777" w:rsidR="002A7E8C" w:rsidRPr="00A960E2" w:rsidRDefault="002A7E8C" w:rsidP="006B61C3">
      <w:pPr>
        <w:numPr>
          <w:ilvl w:val="0"/>
          <w:numId w:val="2"/>
        </w:numPr>
        <w:jc w:val="both"/>
        <w:rPr>
          <w:rFonts w:ascii="Times New Roman" w:hAnsi="Times New Roman" w:cs="Times New Roman"/>
          <w:sz w:val="26"/>
          <w:szCs w:val="26"/>
          <w:lang w:val="en-US"/>
        </w:rPr>
      </w:pPr>
      <w:r w:rsidRPr="00A960E2">
        <w:rPr>
          <w:rFonts w:ascii="Times New Roman" w:hAnsi="Times New Roman" w:cs="Times New Roman"/>
          <w:sz w:val="26"/>
          <w:szCs w:val="26"/>
          <w:lang w:val="en-US"/>
        </w:rPr>
        <w:t>Widget-based: Giao diện tùy biến cao, linh hoạt.</w:t>
      </w:r>
    </w:p>
    <w:p w14:paraId="547960E4" w14:textId="77777777" w:rsidR="00CE5DF4" w:rsidRDefault="002A7E8C" w:rsidP="006B61C3">
      <w:pPr>
        <w:jc w:val="both"/>
        <w:rPr>
          <w:rFonts w:ascii="Times New Roman" w:hAnsi="Times New Roman" w:cs="Times New Roman"/>
          <w:sz w:val="26"/>
          <w:szCs w:val="26"/>
          <w:lang w:val="en-US"/>
        </w:rPr>
      </w:pPr>
      <w:r w:rsidRPr="00A960E2">
        <w:rPr>
          <w:rFonts w:ascii="Times New Roman" w:hAnsi="Times New Roman" w:cs="Times New Roman"/>
          <w:sz w:val="26"/>
          <w:szCs w:val="26"/>
          <w:lang w:val="en-US"/>
        </w:rPr>
        <w:t>Widget trong Flutter là những thành phần xây dựng nên giao diện người dùng của ứng dụng Flutter. Mọi thứ trong Flutter đề là widget. Widgets được dùng để mô tả tất cả những gì xuất hiện trên giao diện, các thành phần cơ bản như nút, văn bản, bố cục….</w:t>
      </w:r>
    </w:p>
    <w:p w14:paraId="52486388" w14:textId="1C74EB8D" w:rsidR="005220A4" w:rsidRPr="00CE5DF4" w:rsidRDefault="005220A4" w:rsidP="006B61C3">
      <w:pPr>
        <w:jc w:val="both"/>
        <w:rPr>
          <w:rFonts w:ascii="Times New Roman" w:hAnsi="Times New Roman" w:cs="Times New Roman"/>
          <w:sz w:val="26"/>
          <w:szCs w:val="26"/>
          <w:lang w:val="en-US"/>
        </w:rPr>
      </w:pPr>
      <w:r w:rsidRPr="00A960E2">
        <w:rPr>
          <w:rFonts w:ascii="Times New Roman" w:hAnsi="Times New Roman" w:cs="Times New Roman"/>
          <w:b/>
          <w:bCs/>
          <w:sz w:val="26"/>
          <w:szCs w:val="26"/>
          <w:lang w:val="en-US"/>
        </w:rPr>
        <w:t>2.</w:t>
      </w:r>
      <w:r w:rsidR="00CE5DF4">
        <w:rPr>
          <w:rFonts w:ascii="Times New Roman" w:hAnsi="Times New Roman" w:cs="Times New Roman"/>
          <w:b/>
          <w:bCs/>
          <w:sz w:val="26"/>
          <w:szCs w:val="26"/>
          <w:lang w:val="en-US"/>
        </w:rPr>
        <w:t xml:space="preserve"> </w:t>
      </w:r>
      <w:r w:rsidRPr="00A960E2">
        <w:rPr>
          <w:rFonts w:ascii="Times New Roman" w:hAnsi="Times New Roman" w:cs="Times New Roman"/>
          <w:b/>
          <w:bCs/>
          <w:sz w:val="26"/>
          <w:szCs w:val="26"/>
          <w:lang w:val="en-US"/>
        </w:rPr>
        <w:t>Button</w:t>
      </w:r>
      <w:r w:rsidR="00CE5DF4">
        <w:rPr>
          <w:rFonts w:ascii="Times New Roman" w:hAnsi="Times New Roman" w:cs="Times New Roman"/>
          <w:b/>
          <w:bCs/>
          <w:sz w:val="26"/>
          <w:szCs w:val="26"/>
          <w:lang w:val="en-US"/>
        </w:rPr>
        <w:t xml:space="preserve"> trong Flutter</w:t>
      </w:r>
    </w:p>
    <w:p w14:paraId="4B81A170" w14:textId="77777777" w:rsidR="004873AF" w:rsidRPr="00A960E2" w:rsidRDefault="004873AF" w:rsidP="006B61C3">
      <w:pPr>
        <w:jc w:val="both"/>
        <w:rPr>
          <w:rFonts w:ascii="Times New Roman" w:hAnsi="Times New Roman" w:cs="Times New Roman"/>
          <w:sz w:val="26"/>
          <w:szCs w:val="26"/>
          <w:lang w:val="en-US"/>
        </w:rPr>
      </w:pPr>
      <w:r w:rsidRPr="00A960E2">
        <w:rPr>
          <w:rFonts w:ascii="Times New Roman" w:hAnsi="Times New Roman" w:cs="Times New Roman"/>
          <w:sz w:val="26"/>
          <w:szCs w:val="26"/>
          <w:lang w:val="en-US"/>
        </w:rPr>
        <w:t>Các nút (Buttons) là các thành phần Material cung cấp cho người dùng khả năng nhấn một lần để thực hiện hành động, đưa ra lựa chọn, gửi biểu mẫu, lưu dữ liệu, mở trang mới, v.v. Nút sẽ được kích hoạt khi người dùng nhấn vào chúng. Chúng là tính năng được sử dụng phổ biến nhất trong hầu hết các ứng dụng Flutter.</w:t>
      </w:r>
    </w:p>
    <w:p w14:paraId="471B145D" w14:textId="77777777" w:rsidR="004873AF" w:rsidRPr="00A960E2" w:rsidRDefault="004873AF" w:rsidP="006B61C3">
      <w:pPr>
        <w:jc w:val="both"/>
        <w:rPr>
          <w:rFonts w:ascii="Times New Roman" w:hAnsi="Times New Roman" w:cs="Times New Roman"/>
          <w:sz w:val="26"/>
          <w:szCs w:val="26"/>
          <w:lang w:val="en-US"/>
        </w:rPr>
      </w:pPr>
      <w:r w:rsidRPr="00A960E2">
        <w:rPr>
          <w:rFonts w:ascii="Times New Roman" w:hAnsi="Times New Roman" w:cs="Times New Roman"/>
          <w:sz w:val="26"/>
          <w:szCs w:val="26"/>
          <w:lang w:val="en-US"/>
        </w:rPr>
        <w:t>Để sử dụng nút, bạn cần import gói Material Components cho Flutter, cụ thể là: import 'package:flutter/material.dart';.</w:t>
      </w:r>
    </w:p>
    <w:p w14:paraId="74E902FB" w14:textId="77777777" w:rsidR="004873AF" w:rsidRPr="00A960E2" w:rsidRDefault="004873AF" w:rsidP="006B61C3">
      <w:pPr>
        <w:jc w:val="both"/>
        <w:rPr>
          <w:rFonts w:ascii="Times New Roman" w:hAnsi="Times New Roman" w:cs="Times New Roman"/>
          <w:sz w:val="26"/>
          <w:szCs w:val="26"/>
          <w:lang w:val="en-US"/>
        </w:rPr>
      </w:pPr>
      <w:r w:rsidRPr="00A960E2">
        <w:rPr>
          <w:rFonts w:ascii="Times New Roman" w:hAnsi="Times New Roman" w:cs="Times New Roman"/>
          <w:sz w:val="26"/>
          <w:szCs w:val="26"/>
          <w:lang w:val="en-US"/>
        </w:rPr>
        <w:t xml:space="preserve">Button có các thuộc tính sau: </w:t>
      </w:r>
    </w:p>
    <w:p w14:paraId="2A24572A" w14:textId="77777777" w:rsidR="004873AF" w:rsidRPr="00A960E2" w:rsidRDefault="004873AF" w:rsidP="006B61C3">
      <w:pPr>
        <w:jc w:val="both"/>
        <w:rPr>
          <w:rFonts w:ascii="Times New Roman" w:hAnsi="Times New Roman" w:cs="Times New Roman"/>
          <w:sz w:val="26"/>
          <w:szCs w:val="26"/>
          <w:lang w:val="en-US"/>
        </w:rPr>
      </w:pPr>
      <w:r w:rsidRPr="00A960E2">
        <w:rPr>
          <w:rFonts w:ascii="Times New Roman" w:hAnsi="Times New Roman" w:cs="Times New Roman"/>
          <w:sz w:val="26"/>
          <w:szCs w:val="26"/>
          <w:lang w:val="en-US"/>
        </w:rPr>
        <w:t>- onPressed: Hàm callback được gọi khi người dùng nhấn nút.</w:t>
      </w:r>
    </w:p>
    <w:p w14:paraId="4F30A306" w14:textId="77777777" w:rsidR="004873AF" w:rsidRPr="00A960E2" w:rsidRDefault="004873AF" w:rsidP="006B61C3">
      <w:pPr>
        <w:rPr>
          <w:rFonts w:ascii="Times New Roman" w:hAnsi="Times New Roman" w:cs="Times New Roman"/>
          <w:sz w:val="26"/>
          <w:szCs w:val="26"/>
          <w:lang w:val="en-US"/>
        </w:rPr>
      </w:pPr>
      <w:r w:rsidRPr="00A960E2">
        <w:rPr>
          <w:rFonts w:ascii="Times New Roman" w:hAnsi="Times New Roman" w:cs="Times New Roman"/>
          <w:sz w:val="26"/>
          <w:szCs w:val="26"/>
          <w:lang w:val="en-US"/>
        </w:rPr>
        <w:t>- child: Widget con bên trong Button (thường là Text, Icon).</w:t>
      </w:r>
      <w:r w:rsidRPr="00A960E2">
        <w:rPr>
          <w:rFonts w:ascii="Times New Roman" w:hAnsi="Times New Roman" w:cs="Times New Roman"/>
          <w:sz w:val="26"/>
          <w:szCs w:val="26"/>
          <w:lang w:val="en-US"/>
        </w:rPr>
        <w:br/>
        <w:t>- style: Tùy chỉnh giao diện nút (màu sắc, kích thước, viền,…)</w:t>
      </w:r>
      <w:r w:rsidRPr="00A960E2">
        <w:rPr>
          <w:rFonts w:ascii="Times New Roman" w:hAnsi="Times New Roman" w:cs="Times New Roman"/>
          <w:sz w:val="26"/>
          <w:szCs w:val="26"/>
          <w:lang w:val="en-US"/>
        </w:rPr>
        <w:br/>
        <w:t>Các chức năng đặc biệt của button:</w:t>
      </w:r>
      <w:r w:rsidRPr="00A960E2">
        <w:rPr>
          <w:rFonts w:ascii="Times New Roman" w:hAnsi="Times New Roman" w:cs="Times New Roman"/>
          <w:sz w:val="26"/>
          <w:szCs w:val="26"/>
          <w:lang w:val="en-US"/>
        </w:rPr>
        <w:br/>
        <w:t>-Dễ dàng thêm các widget con (child widgets) khác nhau cho các mục đích khác nhau.</w:t>
      </w:r>
      <w:r w:rsidRPr="00A960E2">
        <w:rPr>
          <w:rFonts w:ascii="Times New Roman" w:hAnsi="Times New Roman" w:cs="Times New Roman"/>
          <w:sz w:val="26"/>
          <w:szCs w:val="26"/>
          <w:lang w:val="en-US"/>
        </w:rPr>
        <w:br/>
        <w:t>-Dễ</w:t>
      </w:r>
      <w:r w:rsidR="006B61C3" w:rsidRPr="00A960E2">
        <w:rPr>
          <w:rFonts w:ascii="Times New Roman" w:hAnsi="Times New Roman" w:cs="Times New Roman"/>
          <w:sz w:val="26"/>
          <w:szCs w:val="26"/>
          <w:lang w:val="en-US"/>
        </w:rPr>
        <w:t xml:space="preserve"> </w:t>
      </w:r>
      <w:r w:rsidRPr="00A960E2">
        <w:rPr>
          <w:rFonts w:ascii="Times New Roman" w:hAnsi="Times New Roman" w:cs="Times New Roman"/>
          <w:sz w:val="26"/>
          <w:szCs w:val="26"/>
          <w:lang w:val="en-US"/>
        </w:rPr>
        <w:t>dàng áp dụng theme cho các nút.</w:t>
      </w:r>
      <w:r w:rsidRPr="00A960E2">
        <w:rPr>
          <w:rFonts w:ascii="Times New Roman" w:hAnsi="Times New Roman" w:cs="Times New Roman"/>
          <w:sz w:val="26"/>
          <w:szCs w:val="26"/>
          <w:lang w:val="en-US"/>
        </w:rPr>
        <w:br/>
        <w:t>-Dễ dàng thêm văn bản và biểu tượng có theme.</w:t>
      </w:r>
      <w:r w:rsidRPr="00A960E2">
        <w:rPr>
          <w:rFonts w:ascii="Times New Roman" w:hAnsi="Times New Roman" w:cs="Times New Roman"/>
          <w:sz w:val="26"/>
          <w:szCs w:val="26"/>
          <w:lang w:val="en-US"/>
        </w:rPr>
        <w:br/>
        <w:t>-Cung cấp các chức năng hành động (action functionalities).</w:t>
      </w:r>
    </w:p>
    <w:p w14:paraId="17EB02EF" w14:textId="77777777" w:rsidR="004873AF" w:rsidRPr="00A960E2" w:rsidRDefault="004873AF" w:rsidP="006B61C3">
      <w:pPr>
        <w:jc w:val="both"/>
        <w:rPr>
          <w:rFonts w:ascii="Times New Roman" w:hAnsi="Times New Roman" w:cs="Times New Roman"/>
          <w:sz w:val="26"/>
          <w:szCs w:val="26"/>
          <w:lang w:val="en-US"/>
        </w:rPr>
      </w:pPr>
      <w:r w:rsidRPr="00A960E2">
        <w:rPr>
          <w:rFonts w:ascii="Times New Roman" w:hAnsi="Times New Roman" w:cs="Times New Roman"/>
          <w:sz w:val="26"/>
          <w:szCs w:val="26"/>
          <w:lang w:val="en-US"/>
        </w:rPr>
        <w:t xml:space="preserve">Trong Flutter có các loại button chính sau: Text button, Elevated Button, Icon Button, Outlined Button. </w:t>
      </w:r>
    </w:p>
    <w:p w14:paraId="2DDC57ED" w14:textId="77777777" w:rsidR="004873AF" w:rsidRPr="00A960E2" w:rsidRDefault="004873AF" w:rsidP="006B61C3">
      <w:pPr>
        <w:jc w:val="both"/>
        <w:rPr>
          <w:rFonts w:ascii="Times New Roman" w:hAnsi="Times New Roman" w:cs="Times New Roman"/>
          <w:sz w:val="26"/>
          <w:szCs w:val="26"/>
          <w:lang w:val="en-US"/>
        </w:rPr>
      </w:pPr>
      <w:r w:rsidRPr="00A960E2">
        <w:rPr>
          <w:rFonts w:ascii="Times New Roman" w:hAnsi="Times New Roman" w:cs="Times New Roman"/>
          <w:sz w:val="26"/>
          <w:szCs w:val="26"/>
          <w:lang w:val="en-US"/>
        </w:rPr>
        <w:t>Một số button đặc biệt như FloatingActionButton và các biến thể của nó.</w:t>
      </w:r>
    </w:p>
    <w:p w14:paraId="282DC46B" w14:textId="3271D55E" w:rsidR="005220A4" w:rsidRPr="00A960E2" w:rsidRDefault="00C64250" w:rsidP="006B61C3">
      <w:pPr>
        <w:jc w:val="both"/>
        <w:rPr>
          <w:rFonts w:ascii="Times New Roman" w:hAnsi="Times New Roman" w:cs="Times New Roman"/>
          <w:b/>
          <w:bCs/>
          <w:sz w:val="26"/>
          <w:szCs w:val="26"/>
          <w:lang w:val="en-US"/>
        </w:rPr>
      </w:pPr>
      <w:r w:rsidRPr="00A960E2">
        <w:rPr>
          <w:rFonts w:ascii="Times New Roman" w:hAnsi="Times New Roman" w:cs="Times New Roman"/>
          <w:b/>
          <w:bCs/>
          <w:sz w:val="26"/>
          <w:szCs w:val="26"/>
          <w:lang w:val="en-US"/>
        </w:rPr>
        <w:t>2.1 ElevatedButton</w:t>
      </w:r>
    </w:p>
    <w:p w14:paraId="49F3300C" w14:textId="77777777" w:rsidR="00E93D47" w:rsidRPr="00A960E2" w:rsidRDefault="00E93D47" w:rsidP="006B61C3">
      <w:pPr>
        <w:jc w:val="both"/>
        <w:rPr>
          <w:rFonts w:ascii="Times New Roman" w:hAnsi="Times New Roman" w:cs="Times New Roman"/>
          <w:sz w:val="26"/>
          <w:szCs w:val="26"/>
          <w:lang w:val="en-US"/>
        </w:rPr>
      </w:pPr>
      <w:r w:rsidRPr="00A960E2">
        <w:rPr>
          <w:rFonts w:ascii="Times New Roman" w:hAnsi="Times New Roman" w:cs="Times New Roman"/>
          <w:sz w:val="26"/>
          <w:szCs w:val="26"/>
          <w:lang w:val="en-US"/>
        </w:rPr>
        <w:t>ElevatedButton là một widget trong flutter, nó cung cấp một nút nhất có độ nổi và bóng đổ.</w:t>
      </w:r>
    </w:p>
    <w:p w14:paraId="1EF49962" w14:textId="4D156C93" w:rsidR="00E93D47" w:rsidRPr="00A960E2" w:rsidRDefault="00E93D47" w:rsidP="006B61C3">
      <w:pPr>
        <w:jc w:val="both"/>
        <w:rPr>
          <w:rFonts w:ascii="Times New Roman" w:hAnsi="Times New Roman" w:cs="Times New Roman"/>
          <w:sz w:val="26"/>
          <w:szCs w:val="26"/>
          <w:lang w:val="en-US"/>
        </w:rPr>
      </w:pPr>
      <w:r w:rsidRPr="00A960E2">
        <w:rPr>
          <w:rFonts w:ascii="Times New Roman" w:hAnsi="Times New Roman" w:cs="Times New Roman"/>
          <w:sz w:val="26"/>
          <w:szCs w:val="26"/>
          <w:lang w:val="en-US"/>
        </w:rPr>
        <w:lastRenderedPageBreak/>
        <w:t>Loại button này được sử dụng để hiện thị các hành động chính của ứng dụng, tạo cảm giác có chiều sâu cho những bố cục chủ yếu phẳng (danh sách dài nhiều nội dung, vùng không gian rộng).</w:t>
      </w:r>
    </w:p>
    <w:p w14:paraId="76269413" w14:textId="5DD46B88" w:rsidR="00EE35E8" w:rsidRPr="00A960E2" w:rsidRDefault="00212B4A" w:rsidP="006B61C3">
      <w:pPr>
        <w:jc w:val="both"/>
        <w:rPr>
          <w:rFonts w:ascii="Times New Roman" w:hAnsi="Times New Roman" w:cs="Times New Roman"/>
          <w:sz w:val="26"/>
          <w:szCs w:val="26"/>
          <w:lang w:val="en-US"/>
        </w:rPr>
      </w:pPr>
      <w:r w:rsidRPr="00A960E2">
        <w:rPr>
          <w:rFonts w:ascii="Times New Roman" w:hAnsi="Times New Roman" w:cs="Times New Roman"/>
          <w:sz w:val="26"/>
          <w:szCs w:val="26"/>
          <w:lang w:val="en-US"/>
        </w:rPr>
        <w:t>Để sử dụng ElevatedButton ta phải khai báo packet material bằng cú pháp</w:t>
      </w:r>
      <w:r w:rsidR="00EE35E8" w:rsidRPr="00A960E2">
        <w:rPr>
          <w:rFonts w:ascii="Times New Roman" w:hAnsi="Times New Roman" w:cs="Times New Roman"/>
          <w:sz w:val="26"/>
          <w:szCs w:val="26"/>
          <w:lang w:val="en-US"/>
        </w:rPr>
        <w:t>: import 'package:flutter/material.dart';.</w:t>
      </w:r>
    </w:p>
    <w:p w14:paraId="3AF37A91" w14:textId="588D6FD1" w:rsidR="00EE35E8" w:rsidRPr="00A960E2" w:rsidRDefault="006762ED" w:rsidP="006B61C3">
      <w:pPr>
        <w:jc w:val="both"/>
        <w:rPr>
          <w:rFonts w:ascii="Times New Roman" w:hAnsi="Times New Roman" w:cs="Times New Roman"/>
          <w:sz w:val="26"/>
          <w:szCs w:val="26"/>
          <w:lang w:val="en-US"/>
        </w:rPr>
      </w:pPr>
      <w:r w:rsidRPr="00A960E2">
        <w:rPr>
          <w:rFonts w:ascii="Times New Roman" w:hAnsi="Times New Roman" w:cs="Times New Roman"/>
          <w:sz w:val="26"/>
          <w:szCs w:val="26"/>
          <w:lang w:val="en-US"/>
        </w:rPr>
        <w:t>ElevatedButton</w:t>
      </w:r>
      <w:r w:rsidR="003B0B9E" w:rsidRPr="00A960E2">
        <w:rPr>
          <w:rFonts w:ascii="Times New Roman" w:hAnsi="Times New Roman" w:cs="Times New Roman"/>
          <w:sz w:val="26"/>
          <w:szCs w:val="26"/>
          <w:lang w:val="en-US"/>
        </w:rPr>
        <w:t xml:space="preserve"> có các thuộc tính cơ bản sau:</w:t>
      </w:r>
    </w:p>
    <w:p w14:paraId="4F5CCB6C" w14:textId="6CE42B53" w:rsidR="003B0B9E" w:rsidRPr="00A960E2" w:rsidRDefault="003B0B9E" w:rsidP="00EE35E8">
      <w:pPr>
        <w:rPr>
          <w:rFonts w:ascii="Times New Roman" w:hAnsi="Times New Roman" w:cs="Times New Roman"/>
          <w:sz w:val="26"/>
          <w:szCs w:val="26"/>
        </w:rPr>
      </w:pPr>
      <w:r w:rsidRPr="00A960E2">
        <w:rPr>
          <w:rFonts w:ascii="Times New Roman" w:hAnsi="Times New Roman" w:cs="Times New Roman"/>
          <w:sz w:val="26"/>
          <w:szCs w:val="26"/>
          <w:lang w:val="en-US"/>
        </w:rPr>
        <w:t xml:space="preserve">onPressed(): </w:t>
      </w:r>
      <w:r w:rsidR="00091ED0" w:rsidRPr="00A960E2">
        <w:rPr>
          <w:rFonts w:ascii="Times New Roman" w:hAnsi="Times New Roman" w:cs="Times New Roman"/>
          <w:sz w:val="26"/>
          <w:szCs w:val="26"/>
          <w:lang w:val="en-US"/>
        </w:rPr>
        <w:t>hàm callback khi nút được người dùng ấn</w:t>
      </w:r>
    </w:p>
    <w:p w14:paraId="4670BA62" w14:textId="03038A9F" w:rsidR="00E95F49" w:rsidRPr="00A960E2" w:rsidRDefault="006707E0" w:rsidP="00EE35E8">
      <w:pPr>
        <w:rPr>
          <w:rFonts w:ascii="Times New Roman" w:hAnsi="Times New Roman" w:cs="Times New Roman"/>
          <w:sz w:val="26"/>
          <w:szCs w:val="26"/>
          <w:lang w:val="en-US"/>
        </w:rPr>
      </w:pPr>
      <w:r w:rsidRPr="00A960E2">
        <w:rPr>
          <w:rFonts w:ascii="Times New Roman" w:hAnsi="Times New Roman" w:cs="Times New Roman"/>
          <w:sz w:val="26"/>
          <w:szCs w:val="26"/>
          <w:lang w:val="en-US"/>
        </w:rPr>
        <w:t>enable</w:t>
      </w:r>
      <w:r w:rsidR="00091ED0" w:rsidRPr="00A960E2">
        <w:rPr>
          <w:rFonts w:ascii="Times New Roman" w:hAnsi="Times New Roman" w:cs="Times New Roman"/>
          <w:sz w:val="26"/>
          <w:szCs w:val="26"/>
          <w:lang w:val="en-US"/>
        </w:rPr>
        <w:t>()</w:t>
      </w:r>
      <w:r w:rsidR="00527429" w:rsidRPr="00A960E2">
        <w:rPr>
          <w:rFonts w:ascii="Times New Roman" w:hAnsi="Times New Roman" w:cs="Times New Roman"/>
          <w:sz w:val="26"/>
          <w:szCs w:val="26"/>
          <w:lang w:val="en-US"/>
        </w:rPr>
        <w:t>: widget con bên trong button( thường là Text, Icon).</w:t>
      </w:r>
    </w:p>
    <w:p w14:paraId="1FD7DB37" w14:textId="6F32C9F0" w:rsidR="00527429" w:rsidRPr="00A960E2" w:rsidRDefault="00527429" w:rsidP="00EE35E8">
      <w:pPr>
        <w:rPr>
          <w:rFonts w:ascii="Times New Roman" w:hAnsi="Times New Roman" w:cs="Times New Roman"/>
          <w:sz w:val="26"/>
          <w:szCs w:val="26"/>
          <w:lang w:val="en-US"/>
        </w:rPr>
      </w:pPr>
      <w:r w:rsidRPr="00A960E2">
        <w:rPr>
          <w:rFonts w:ascii="Times New Roman" w:hAnsi="Times New Roman" w:cs="Times New Roman"/>
          <w:sz w:val="26"/>
          <w:szCs w:val="26"/>
          <w:lang w:val="en-US"/>
        </w:rPr>
        <w:t>Style: t</w:t>
      </w:r>
      <w:r w:rsidR="004F0E35" w:rsidRPr="00A960E2">
        <w:rPr>
          <w:rFonts w:ascii="Times New Roman" w:hAnsi="Times New Roman" w:cs="Times New Roman"/>
          <w:sz w:val="26"/>
          <w:szCs w:val="26"/>
          <w:lang w:val="en-US"/>
        </w:rPr>
        <w:t>ùy chỉnh giao diện của nút (màu sắc, kích thước, viền,...)</w:t>
      </w:r>
    </w:p>
    <w:p w14:paraId="69AD61EE" w14:textId="6CE1EC28" w:rsidR="006B62F0" w:rsidRDefault="006B62F0" w:rsidP="00EE35E8">
      <w:pPr>
        <w:rPr>
          <w:lang w:val="en-US"/>
        </w:rPr>
      </w:pPr>
      <w:r w:rsidRPr="00A960E2">
        <w:rPr>
          <w:rFonts w:ascii="Times New Roman" w:hAnsi="Times New Roman" w:cs="Times New Roman"/>
          <w:sz w:val="26"/>
          <w:szCs w:val="26"/>
          <w:lang w:val="en-US"/>
        </w:rPr>
        <w:t>Code sử dụng ElevatedButton</w:t>
      </w:r>
      <w:r>
        <w:rPr>
          <w:lang w:val="en-US"/>
        </w:rPr>
        <w:t>.</w:t>
      </w:r>
    </w:p>
    <w:p w14:paraId="362F6D3F" w14:textId="64392D62" w:rsidR="006B62F0" w:rsidRDefault="006B62F0" w:rsidP="008F5663">
      <w:pPr>
        <w:jc w:val="center"/>
        <w:rPr>
          <w:lang w:val="en-US"/>
        </w:rPr>
      </w:pPr>
      <w:r>
        <w:rPr>
          <w:noProof/>
          <w14:ligatures w14:val="none"/>
        </w:rPr>
        <w:drawing>
          <wp:inline distT="0" distB="0" distL="0" distR="0" wp14:anchorId="008EF627" wp14:editId="7A0D0B3E">
            <wp:extent cx="4091940" cy="3541395"/>
            <wp:effectExtent l="0" t="0" r="3810" b="1905"/>
            <wp:docPr id="125" name="Picture 124"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Picture 124" descr="A screen shot of a computer program&#10;&#10;AI-generated content may be incorrect."/>
                    <pic:cNvPicPr>
                      <a:picLocks noChangeAspect="1"/>
                    </pic:cNvPicPr>
                  </pic:nvPicPr>
                  <pic:blipFill>
                    <a:blip r:embed="rId12"/>
                    <a:stretch>
                      <a:fillRect/>
                    </a:stretch>
                  </pic:blipFill>
                  <pic:spPr>
                    <a:xfrm>
                      <a:off x="0" y="0"/>
                      <a:ext cx="4104472" cy="3552241"/>
                    </a:xfrm>
                    <a:prstGeom prst="rect">
                      <a:avLst/>
                    </a:prstGeom>
                  </pic:spPr>
                </pic:pic>
              </a:graphicData>
            </a:graphic>
          </wp:inline>
        </w:drawing>
      </w:r>
    </w:p>
    <w:p w14:paraId="6CC2ECA8" w14:textId="34A7369B" w:rsidR="00097196" w:rsidRPr="00A960E2" w:rsidRDefault="00B0424B" w:rsidP="00EE35E8">
      <w:pPr>
        <w:rPr>
          <w:rFonts w:ascii="Times New Roman" w:hAnsi="Times New Roman" w:cs="Times New Roman"/>
          <w:b/>
          <w:bCs/>
          <w:sz w:val="26"/>
          <w:szCs w:val="26"/>
          <w:lang w:val="en-US"/>
        </w:rPr>
      </w:pPr>
      <w:r w:rsidRPr="00A960E2">
        <w:rPr>
          <w:rFonts w:ascii="Times New Roman" w:hAnsi="Times New Roman" w:cs="Times New Roman"/>
          <w:b/>
          <w:bCs/>
          <w:sz w:val="26"/>
          <w:szCs w:val="26"/>
          <w:lang w:val="en-US"/>
        </w:rPr>
        <w:t>2.</w:t>
      </w:r>
      <w:r w:rsidR="007A56B2">
        <w:rPr>
          <w:rFonts w:ascii="Times New Roman" w:hAnsi="Times New Roman" w:cs="Times New Roman"/>
          <w:b/>
          <w:bCs/>
          <w:sz w:val="26"/>
          <w:szCs w:val="26"/>
          <w:lang w:val="en-US"/>
        </w:rPr>
        <w:t>2</w:t>
      </w:r>
      <w:r w:rsidRPr="00A960E2">
        <w:rPr>
          <w:rFonts w:ascii="Times New Roman" w:hAnsi="Times New Roman" w:cs="Times New Roman"/>
          <w:b/>
          <w:bCs/>
          <w:sz w:val="26"/>
          <w:szCs w:val="26"/>
          <w:lang w:val="en-US"/>
        </w:rPr>
        <w:t xml:space="preserve"> TextButton</w:t>
      </w:r>
    </w:p>
    <w:p w14:paraId="59231CBD" w14:textId="4D006B4B" w:rsidR="00676A4C" w:rsidRPr="00A960E2" w:rsidRDefault="00B0424B" w:rsidP="00EE35E8">
      <w:pPr>
        <w:rPr>
          <w:rFonts w:ascii="Times New Roman" w:hAnsi="Times New Roman" w:cs="Times New Roman"/>
          <w:sz w:val="26"/>
          <w:szCs w:val="26"/>
          <w:lang w:val="en-US"/>
        </w:rPr>
      </w:pPr>
      <w:r w:rsidRPr="00A960E2">
        <w:rPr>
          <w:rFonts w:ascii="Times New Roman" w:hAnsi="Times New Roman" w:cs="Times New Roman"/>
          <w:sz w:val="26"/>
          <w:szCs w:val="26"/>
          <w:lang w:val="en-US"/>
        </w:rPr>
        <w:t>TextButton là loại button đơn giản nhất trong flutter. Nó là một widget cung cấp một nút chỉ chứ văn bản, không có viền hay khung.</w:t>
      </w:r>
      <w:r w:rsidR="00676A4C" w:rsidRPr="00A960E2">
        <w:rPr>
          <w:rFonts w:ascii="Times New Roman" w:hAnsi="Times New Roman" w:cs="Times New Roman"/>
          <w:sz w:val="26"/>
          <w:szCs w:val="26"/>
          <w:lang w:val="en-US"/>
        </w:rPr>
        <w:t xml:space="preserve"> Loại Button này thường được sử dụng trên thanh công cụ (toolbar) hoặc trong dialog. Không nên sử dụng TextButton ở những vị trí quan trọng do giao diện đơn giản và không nổi bật</w:t>
      </w:r>
      <w:r w:rsidR="00945A2B" w:rsidRPr="00A960E2">
        <w:rPr>
          <w:rFonts w:ascii="Times New Roman" w:hAnsi="Times New Roman" w:cs="Times New Roman"/>
          <w:sz w:val="26"/>
          <w:szCs w:val="26"/>
          <w:lang w:val="en-US"/>
        </w:rPr>
        <w:t xml:space="preserve"> hoặc đặt ở những vị trí mà chúng ta có thể bị lẫn với nội dung khác ( ví dụ như những danh sách dài).</w:t>
      </w:r>
    </w:p>
    <w:p w14:paraId="1DE40ECF" w14:textId="45DFFA7F" w:rsidR="00945A2B" w:rsidRPr="00A960E2" w:rsidRDefault="008B7580" w:rsidP="00EE35E8">
      <w:pPr>
        <w:rPr>
          <w:rFonts w:ascii="Times New Roman" w:hAnsi="Times New Roman" w:cs="Times New Roman"/>
          <w:sz w:val="26"/>
          <w:szCs w:val="26"/>
          <w:lang w:val="en-US"/>
        </w:rPr>
      </w:pPr>
      <w:r w:rsidRPr="00A960E2">
        <w:rPr>
          <w:rFonts w:ascii="Times New Roman" w:hAnsi="Times New Roman" w:cs="Times New Roman"/>
          <w:sz w:val="26"/>
          <w:szCs w:val="26"/>
          <w:lang w:val="en-US"/>
        </w:rPr>
        <w:t>Khi sử dụng TextButton, ta phải khai báo hai thuộc tính bắt buộc là onPressed() và child.</w:t>
      </w:r>
    </w:p>
    <w:p w14:paraId="78ADDF2F" w14:textId="14B4894E" w:rsidR="00362825" w:rsidRPr="00A960E2" w:rsidRDefault="00362825" w:rsidP="00EE35E8">
      <w:pPr>
        <w:rPr>
          <w:rFonts w:ascii="Times New Roman" w:hAnsi="Times New Roman" w:cs="Times New Roman"/>
          <w:sz w:val="26"/>
          <w:szCs w:val="26"/>
          <w:lang w:val="en-US"/>
        </w:rPr>
      </w:pPr>
      <w:r w:rsidRPr="00A960E2">
        <w:rPr>
          <w:rFonts w:ascii="Times New Roman" w:hAnsi="Times New Roman" w:cs="Times New Roman"/>
          <w:sz w:val="26"/>
          <w:szCs w:val="26"/>
          <w:lang w:val="en-US"/>
        </w:rPr>
        <w:t>Mặc định thì TextButton không có màu nền, có thể tùy chỉnh bằng style.</w:t>
      </w:r>
    </w:p>
    <w:p w14:paraId="757E783B" w14:textId="1760FE51" w:rsidR="00E55D64" w:rsidRPr="00A960E2" w:rsidRDefault="00E55D64" w:rsidP="00EE35E8">
      <w:pPr>
        <w:rPr>
          <w:rFonts w:ascii="Times New Roman" w:hAnsi="Times New Roman" w:cs="Times New Roman"/>
          <w:sz w:val="26"/>
          <w:szCs w:val="26"/>
          <w:lang w:val="en-US"/>
        </w:rPr>
      </w:pPr>
      <w:r w:rsidRPr="00A960E2">
        <w:rPr>
          <w:rFonts w:ascii="Times New Roman" w:hAnsi="Times New Roman" w:cs="Times New Roman"/>
          <w:sz w:val="26"/>
          <w:szCs w:val="26"/>
          <w:lang w:val="en-US"/>
        </w:rPr>
        <w:lastRenderedPageBreak/>
        <w:t>Có thể dùng construct</w:t>
      </w:r>
      <w:r w:rsidR="00E6445F" w:rsidRPr="00A960E2">
        <w:rPr>
          <w:rFonts w:ascii="Times New Roman" w:hAnsi="Times New Roman" w:cs="Times New Roman"/>
          <w:sz w:val="26"/>
          <w:szCs w:val="26"/>
          <w:lang w:val="en-US"/>
        </w:rPr>
        <w:t>or</w:t>
      </w:r>
      <w:r w:rsidR="008E1053" w:rsidRPr="00A960E2">
        <w:rPr>
          <w:rFonts w:ascii="Times New Roman" w:hAnsi="Times New Roman" w:cs="Times New Roman"/>
          <w:sz w:val="26"/>
          <w:szCs w:val="26"/>
          <w:lang w:val="en-US"/>
        </w:rPr>
        <w:t xml:space="preserve"> TextButton.Icon để tạo một nút textbutton có Icon và </w:t>
      </w:r>
      <w:r w:rsidR="00002049" w:rsidRPr="00A960E2">
        <w:rPr>
          <w:rFonts w:ascii="Times New Roman" w:hAnsi="Times New Roman" w:cs="Times New Roman"/>
          <w:sz w:val="26"/>
          <w:szCs w:val="26"/>
          <w:lang w:val="en-US"/>
        </w:rPr>
        <w:t>nhãn (label) bên cạnh.</w:t>
      </w:r>
    </w:p>
    <w:p w14:paraId="4853152C" w14:textId="433D2466" w:rsidR="00112C83" w:rsidRPr="00555717" w:rsidRDefault="00112C83" w:rsidP="00EE35E8">
      <w:pPr>
        <w:rPr>
          <w:rFonts w:ascii="Times New Roman" w:hAnsi="Times New Roman" w:cs="Times New Roman"/>
          <w:sz w:val="26"/>
          <w:szCs w:val="26"/>
          <w:lang w:val="en-US"/>
        </w:rPr>
      </w:pPr>
      <w:r w:rsidRPr="00555717">
        <w:rPr>
          <w:rFonts w:ascii="Times New Roman" w:hAnsi="Times New Roman" w:cs="Times New Roman"/>
          <w:sz w:val="26"/>
          <w:szCs w:val="26"/>
          <w:lang w:val="en-US"/>
        </w:rPr>
        <w:t>Code sử dụng TextButton:</w:t>
      </w:r>
    </w:p>
    <w:p w14:paraId="67BBF100" w14:textId="64BD25BE" w:rsidR="00E93D47" w:rsidRDefault="00112C83" w:rsidP="008B226F">
      <w:pPr>
        <w:jc w:val="center"/>
        <w:rPr>
          <w:lang w:val="en-US"/>
        </w:rPr>
      </w:pPr>
      <w:r>
        <w:rPr>
          <w:noProof/>
          <w14:ligatures w14:val="none"/>
        </w:rPr>
        <w:drawing>
          <wp:inline distT="0" distB="0" distL="0" distR="0" wp14:anchorId="4CE672AE" wp14:editId="19ED19F2">
            <wp:extent cx="3670718" cy="3421380"/>
            <wp:effectExtent l="0" t="0" r="6350" b="7620"/>
            <wp:docPr id="124" name="Picture 123" descr="A screen shot of a computer program&#10;&#10;AI-generated content may be incorrect.">
              <a:extLst xmlns:a="http://schemas.openxmlformats.org/drawingml/2006/main">
                <a:ext uri="{FF2B5EF4-FFF2-40B4-BE49-F238E27FC236}">
                  <a16:creationId xmlns:a16="http://schemas.microsoft.com/office/drawing/2014/main" id="{8517BA88-B981-4461-83EB-0AEBEC80A4C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Picture 123" descr="A screen shot of a computer program&#10;&#10;AI-generated content may be incorrect.">
                      <a:extLst>
                        <a:ext uri="{FF2B5EF4-FFF2-40B4-BE49-F238E27FC236}">
                          <a16:creationId xmlns:a16="http://schemas.microsoft.com/office/drawing/2014/main" id="{31A83B21-6893-A8E7-9E72-D1047EA66CAB}"/>
                        </a:ext>
                      </a:extLst>
                    </pic:cNvPr>
                    <pic:cNvPicPr>
                      <a:picLocks noChangeAspect="1"/>
                    </pic:cNvPicPr>
                  </pic:nvPicPr>
                  <pic:blipFill>
                    <a:blip r:embed="rId13"/>
                    <a:stretch>
                      <a:fillRect/>
                    </a:stretch>
                  </pic:blipFill>
                  <pic:spPr>
                    <a:xfrm>
                      <a:off x="0" y="0"/>
                      <a:ext cx="3672741" cy="3423265"/>
                    </a:xfrm>
                    <a:prstGeom prst="rect">
                      <a:avLst/>
                    </a:prstGeom>
                  </pic:spPr>
                </pic:pic>
              </a:graphicData>
            </a:graphic>
          </wp:inline>
        </w:drawing>
      </w:r>
    </w:p>
    <w:p w14:paraId="7660223A" w14:textId="2B68A9BB" w:rsidR="00112C83" w:rsidRPr="00555717" w:rsidRDefault="00112C83" w:rsidP="00E93D47">
      <w:pPr>
        <w:rPr>
          <w:rFonts w:ascii="Times New Roman" w:hAnsi="Times New Roman" w:cs="Times New Roman"/>
          <w:b/>
          <w:bCs/>
          <w:sz w:val="26"/>
          <w:szCs w:val="26"/>
          <w:lang w:val="en-US"/>
        </w:rPr>
      </w:pPr>
      <w:r w:rsidRPr="00555717">
        <w:rPr>
          <w:rFonts w:ascii="Times New Roman" w:hAnsi="Times New Roman" w:cs="Times New Roman"/>
          <w:b/>
          <w:bCs/>
          <w:sz w:val="26"/>
          <w:szCs w:val="26"/>
          <w:lang w:val="en-US"/>
        </w:rPr>
        <w:t>2.3 IconButton</w:t>
      </w:r>
    </w:p>
    <w:p w14:paraId="63B16691" w14:textId="2916D123" w:rsidR="00C64250" w:rsidRPr="00555717" w:rsidRDefault="009463DF">
      <w:pPr>
        <w:rPr>
          <w:rFonts w:ascii="Times New Roman" w:hAnsi="Times New Roman" w:cs="Times New Roman"/>
          <w:sz w:val="26"/>
          <w:szCs w:val="26"/>
          <w:lang w:val="en-US"/>
        </w:rPr>
      </w:pPr>
      <w:r w:rsidRPr="00555717">
        <w:rPr>
          <w:rFonts w:ascii="Times New Roman" w:hAnsi="Times New Roman" w:cs="Times New Roman"/>
          <w:sz w:val="26"/>
          <w:szCs w:val="26"/>
          <w:lang w:val="en-US"/>
        </w:rPr>
        <w:t xml:space="preserve">IconButton là </w:t>
      </w:r>
      <w:r w:rsidR="00EF0831" w:rsidRPr="00555717">
        <w:rPr>
          <w:rFonts w:ascii="Times New Roman" w:hAnsi="Times New Roman" w:cs="Times New Roman"/>
          <w:sz w:val="26"/>
          <w:szCs w:val="26"/>
          <w:lang w:val="en-US"/>
        </w:rPr>
        <w:t>widget cung cấp một nút dạng một biểu tượng.</w:t>
      </w:r>
      <w:r w:rsidR="00586299" w:rsidRPr="00555717">
        <w:rPr>
          <w:rFonts w:ascii="Times New Roman" w:hAnsi="Times New Roman" w:cs="Times New Roman"/>
          <w:sz w:val="26"/>
          <w:szCs w:val="26"/>
          <w:lang w:val="en-US"/>
        </w:rPr>
        <w:t xml:space="preserve"> Người dùng có thể click vào để thực hiện hành động. Trong packet material đã hỗ trợ nhiều Icon có sẵn phong phú và đẹp.</w:t>
      </w:r>
    </w:p>
    <w:p w14:paraId="280F0632" w14:textId="74244684" w:rsidR="00586299" w:rsidRPr="00555717" w:rsidRDefault="00F80D2F">
      <w:pPr>
        <w:rPr>
          <w:rFonts w:ascii="Times New Roman" w:hAnsi="Times New Roman" w:cs="Times New Roman"/>
          <w:sz w:val="26"/>
          <w:szCs w:val="26"/>
          <w:lang w:val="en-US"/>
        </w:rPr>
      </w:pPr>
      <w:r w:rsidRPr="00555717">
        <w:rPr>
          <w:rFonts w:ascii="Times New Roman" w:hAnsi="Times New Roman" w:cs="Times New Roman"/>
          <w:sz w:val="26"/>
          <w:szCs w:val="26"/>
          <w:lang w:val="en-US"/>
        </w:rPr>
        <w:t>IconButton thường sẽ không bao gồm nội dung văn bản.</w:t>
      </w:r>
      <w:r w:rsidR="00ED599A" w:rsidRPr="00555717">
        <w:rPr>
          <w:rFonts w:ascii="Times New Roman" w:hAnsi="Times New Roman" w:cs="Times New Roman"/>
          <w:sz w:val="26"/>
          <w:szCs w:val="26"/>
          <w:lang w:val="en-US"/>
        </w:rPr>
        <w:t>Chúng thường được sử dụng để hiển thị những hành động nhanh</w:t>
      </w:r>
      <w:r w:rsidR="00BC25E3" w:rsidRPr="00555717">
        <w:rPr>
          <w:rFonts w:ascii="Times New Roman" w:hAnsi="Times New Roman" w:cs="Times New Roman"/>
          <w:sz w:val="26"/>
          <w:szCs w:val="26"/>
          <w:lang w:val="en-US"/>
        </w:rPr>
        <w:t xml:space="preserve"> như </w:t>
      </w:r>
      <w:r w:rsidR="001510FA" w:rsidRPr="00555717">
        <w:rPr>
          <w:rFonts w:ascii="Times New Roman" w:hAnsi="Times New Roman" w:cs="Times New Roman"/>
          <w:sz w:val="26"/>
          <w:szCs w:val="26"/>
          <w:lang w:val="en-US"/>
        </w:rPr>
        <w:t>delete, back, share, save. Loại nút này thường xuyên xuất hiện trên thanh công cụ, đóng vai trò như nút tắt nhanh cho các chức năng của ứng dụng.</w:t>
      </w:r>
    </w:p>
    <w:p w14:paraId="4D303561" w14:textId="10AE6CF3" w:rsidR="00295EC8" w:rsidRPr="00555717" w:rsidRDefault="00295EC8">
      <w:pPr>
        <w:rPr>
          <w:rFonts w:ascii="Times New Roman" w:hAnsi="Times New Roman" w:cs="Times New Roman"/>
          <w:sz w:val="26"/>
          <w:szCs w:val="26"/>
          <w:lang w:val="en-US"/>
        </w:rPr>
      </w:pPr>
      <w:r w:rsidRPr="00555717">
        <w:rPr>
          <w:rFonts w:ascii="Times New Roman" w:hAnsi="Times New Roman" w:cs="Times New Roman"/>
          <w:sz w:val="26"/>
          <w:szCs w:val="26"/>
          <w:lang w:val="en-US"/>
        </w:rPr>
        <w:t>Code sử dụng IconButton</w:t>
      </w:r>
      <w:r w:rsidR="009254A9" w:rsidRPr="00555717">
        <w:rPr>
          <w:rFonts w:ascii="Times New Roman" w:hAnsi="Times New Roman" w:cs="Times New Roman"/>
          <w:sz w:val="26"/>
          <w:szCs w:val="26"/>
          <w:lang w:val="en-US"/>
        </w:rPr>
        <w:t>:</w:t>
      </w:r>
    </w:p>
    <w:p w14:paraId="00D2B6D9" w14:textId="1BAC3A76" w:rsidR="00AD1199" w:rsidRDefault="008B226F">
      <w:pPr>
        <w:jc w:val="center"/>
        <w:rPr>
          <w:b/>
          <w:bCs/>
          <w:lang w:val="en-US"/>
        </w:rPr>
      </w:pPr>
      <w:r>
        <w:rPr>
          <w:noProof/>
          <w14:ligatures w14:val="none"/>
        </w:rPr>
        <w:lastRenderedPageBreak/>
        <w:drawing>
          <wp:inline distT="0" distB="0" distL="0" distR="0" wp14:anchorId="394B8A13" wp14:editId="410FD980">
            <wp:extent cx="3986117" cy="2895600"/>
            <wp:effectExtent l="0" t="0" r="0" b="0"/>
            <wp:docPr id="1944737255" name="Picture 124" descr="A screen shot of a computer&#10;&#10;AI-generated content may be incorrect.">
              <a:extLst xmlns:a="http://schemas.openxmlformats.org/drawingml/2006/main">
                <a:ext uri="{FF2B5EF4-FFF2-40B4-BE49-F238E27FC236}">
                  <a16:creationId xmlns:a16="http://schemas.microsoft.com/office/drawing/2014/main" id="{20741923-3B97-4FA7-8F86-CA3D1692DFB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737255" name="Picture 124" descr="A screen shot of a computer&#10;&#10;AI-generated content may be incorrect.">
                      <a:extLst>
                        <a:ext uri="{FF2B5EF4-FFF2-40B4-BE49-F238E27FC236}">
                          <a16:creationId xmlns:a16="http://schemas.microsoft.com/office/drawing/2014/main" id="{A431AA45-DDD9-F7D9-94AC-2511B983D83C}"/>
                        </a:ext>
                      </a:extLst>
                    </pic:cNvPr>
                    <pic:cNvPicPr>
                      <a:picLocks noChangeAspect="1"/>
                    </pic:cNvPicPr>
                  </pic:nvPicPr>
                  <pic:blipFill>
                    <a:blip r:embed="rId14"/>
                    <a:stretch>
                      <a:fillRect/>
                    </a:stretch>
                  </pic:blipFill>
                  <pic:spPr>
                    <a:xfrm>
                      <a:off x="0" y="0"/>
                      <a:ext cx="3986117" cy="2895600"/>
                    </a:xfrm>
                    <a:prstGeom prst="rect">
                      <a:avLst/>
                    </a:prstGeom>
                  </pic:spPr>
                </pic:pic>
              </a:graphicData>
            </a:graphic>
          </wp:inline>
        </w:drawing>
      </w:r>
    </w:p>
    <w:p w14:paraId="78148FEA" w14:textId="2C28A73A" w:rsidR="00AD1199" w:rsidRPr="004D7653" w:rsidRDefault="00AD1199" w:rsidP="00AD1199">
      <w:pPr>
        <w:rPr>
          <w:rFonts w:ascii="Times New Roman" w:hAnsi="Times New Roman" w:cs="Times New Roman"/>
          <w:b/>
          <w:bCs/>
          <w:sz w:val="26"/>
          <w:szCs w:val="26"/>
          <w:lang w:val="en-US"/>
        </w:rPr>
      </w:pPr>
      <w:r w:rsidRPr="004D7653">
        <w:rPr>
          <w:rFonts w:ascii="Times New Roman" w:hAnsi="Times New Roman" w:cs="Times New Roman"/>
          <w:b/>
          <w:bCs/>
          <w:sz w:val="26"/>
          <w:szCs w:val="26"/>
          <w:lang w:val="en-US"/>
        </w:rPr>
        <w:t>2.4 OutlinedButton</w:t>
      </w:r>
    </w:p>
    <w:p w14:paraId="6B1190A3" w14:textId="5362BED5" w:rsidR="00AD1199" w:rsidRPr="004D7653" w:rsidRDefault="00002C82" w:rsidP="00AD1199">
      <w:pPr>
        <w:rPr>
          <w:rFonts w:ascii="Times New Roman" w:hAnsi="Times New Roman" w:cs="Times New Roman"/>
          <w:sz w:val="26"/>
          <w:szCs w:val="26"/>
          <w:lang w:val="en-US"/>
        </w:rPr>
      </w:pPr>
      <w:r w:rsidRPr="004D7653">
        <w:rPr>
          <w:rFonts w:ascii="Times New Roman" w:hAnsi="Times New Roman" w:cs="Times New Roman"/>
          <w:sz w:val="26"/>
          <w:szCs w:val="26"/>
          <w:lang w:val="en-US"/>
        </w:rPr>
        <w:t>OutlinedButton là một widget cung cấp một nút có đường viền bao quanh</w:t>
      </w:r>
      <w:r w:rsidR="00D50BBA" w:rsidRPr="004D7653">
        <w:rPr>
          <w:rFonts w:ascii="Times New Roman" w:hAnsi="Times New Roman" w:cs="Times New Roman"/>
          <w:sz w:val="26"/>
          <w:szCs w:val="26"/>
          <w:lang w:val="en-US"/>
        </w:rPr>
        <w:t>.</w:t>
      </w:r>
    </w:p>
    <w:p w14:paraId="40D9CFB7" w14:textId="5DB431B1" w:rsidR="00D50BBA" w:rsidRPr="004D7653" w:rsidRDefault="00D50BBA" w:rsidP="00AD1199">
      <w:pPr>
        <w:rPr>
          <w:rFonts w:ascii="Times New Roman" w:hAnsi="Times New Roman" w:cs="Times New Roman"/>
          <w:sz w:val="26"/>
          <w:szCs w:val="26"/>
          <w:lang w:val="en-US"/>
        </w:rPr>
      </w:pPr>
      <w:r w:rsidRPr="004D7653">
        <w:rPr>
          <w:rFonts w:ascii="Times New Roman" w:hAnsi="Times New Roman" w:cs="Times New Roman"/>
          <w:sz w:val="26"/>
          <w:szCs w:val="26"/>
          <w:lang w:val="en-US"/>
        </w:rPr>
        <w:t>Nó thường được dùng để phân bi</w:t>
      </w:r>
      <w:r w:rsidR="00B678D5" w:rsidRPr="004D7653">
        <w:rPr>
          <w:rFonts w:ascii="Times New Roman" w:hAnsi="Times New Roman" w:cs="Times New Roman"/>
          <w:sz w:val="26"/>
          <w:szCs w:val="26"/>
          <w:lang w:val="en-US"/>
        </w:rPr>
        <w:t>ệt các hành động phụ hoặc ít quan trọng hơn ElevatedButton. Khi người dùng ấn nút, button sẽ hiển thị hiệu ứng sóng (splash).</w:t>
      </w:r>
    </w:p>
    <w:p w14:paraId="3FE7B6DC" w14:textId="6322A2E2" w:rsidR="0048331A" w:rsidRPr="004D7653" w:rsidRDefault="0048331A" w:rsidP="00AD1199">
      <w:pPr>
        <w:rPr>
          <w:rFonts w:ascii="Times New Roman" w:hAnsi="Times New Roman" w:cs="Times New Roman"/>
          <w:sz w:val="26"/>
          <w:szCs w:val="26"/>
          <w:lang w:val="en-US"/>
        </w:rPr>
      </w:pPr>
      <w:r w:rsidRPr="004D7653">
        <w:rPr>
          <w:rFonts w:ascii="Times New Roman" w:hAnsi="Times New Roman" w:cs="Times New Roman"/>
          <w:sz w:val="26"/>
          <w:szCs w:val="26"/>
          <w:lang w:val="en-US"/>
        </w:rPr>
        <w:t>Code sử dụng OutlinedButton:</w:t>
      </w:r>
    </w:p>
    <w:p w14:paraId="706987DA" w14:textId="14B1C89E" w:rsidR="0047136E" w:rsidRPr="004D7653" w:rsidRDefault="0048331A" w:rsidP="0048331A">
      <w:pPr>
        <w:jc w:val="center"/>
        <w:rPr>
          <w:rFonts w:ascii="Times New Roman" w:hAnsi="Times New Roman" w:cs="Times New Roman"/>
          <w:sz w:val="26"/>
          <w:szCs w:val="26"/>
          <w:lang w:val="en-US"/>
        </w:rPr>
      </w:pPr>
      <w:r w:rsidRPr="004D7653">
        <w:rPr>
          <w:rFonts w:ascii="Times New Roman" w:hAnsi="Times New Roman" w:cs="Times New Roman"/>
          <w:noProof/>
          <w:sz w:val="26"/>
          <w:szCs w:val="26"/>
          <w14:ligatures w14:val="none"/>
        </w:rPr>
        <w:drawing>
          <wp:inline distT="0" distB="0" distL="0" distR="0" wp14:anchorId="379DBE8C" wp14:editId="07B078E2">
            <wp:extent cx="3888259" cy="2853954"/>
            <wp:effectExtent l="0" t="0" r="0" b="3810"/>
            <wp:docPr id="118" name="Picture 117" descr="A screen shot of a computer program&#10;&#10;AI-generated content may be incorrect.">
              <a:extLst xmlns:a="http://schemas.openxmlformats.org/drawingml/2006/main">
                <a:ext uri="{FF2B5EF4-FFF2-40B4-BE49-F238E27FC236}">
                  <a16:creationId xmlns:a16="http://schemas.microsoft.com/office/drawing/2014/main" id="{0256104B-0824-4BA2-B1D4-AC9054A6A63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Picture 117" descr="A screen shot of a computer program&#10;&#10;AI-generated content may be incorrect.">
                      <a:extLst>
                        <a:ext uri="{FF2B5EF4-FFF2-40B4-BE49-F238E27FC236}">
                          <a16:creationId xmlns:a16="http://schemas.microsoft.com/office/drawing/2014/main" id="{F148EB85-FAA7-8240-F081-32BFD49A8346}"/>
                        </a:ext>
                      </a:extLst>
                    </pic:cNvPr>
                    <pic:cNvPicPr>
                      <a:picLocks noChangeAspect="1"/>
                    </pic:cNvPicPr>
                  </pic:nvPicPr>
                  <pic:blipFill>
                    <a:blip r:embed="rId15"/>
                    <a:stretch>
                      <a:fillRect/>
                    </a:stretch>
                  </pic:blipFill>
                  <pic:spPr>
                    <a:xfrm>
                      <a:off x="0" y="0"/>
                      <a:ext cx="3888259" cy="2853954"/>
                    </a:xfrm>
                    <a:prstGeom prst="rect">
                      <a:avLst/>
                    </a:prstGeom>
                  </pic:spPr>
                </pic:pic>
              </a:graphicData>
            </a:graphic>
          </wp:inline>
        </w:drawing>
      </w:r>
    </w:p>
    <w:p w14:paraId="0085770D" w14:textId="77777777" w:rsidR="004246DA" w:rsidRPr="004D7653" w:rsidRDefault="004246DA" w:rsidP="0048331A">
      <w:pPr>
        <w:jc w:val="center"/>
        <w:rPr>
          <w:rFonts w:ascii="Times New Roman" w:hAnsi="Times New Roman" w:cs="Times New Roman"/>
          <w:sz w:val="26"/>
          <w:szCs w:val="26"/>
          <w:lang w:val="en-US"/>
        </w:rPr>
      </w:pPr>
    </w:p>
    <w:p w14:paraId="16DA7FED" w14:textId="7ADF877A" w:rsidR="0047136E" w:rsidRPr="004D7653" w:rsidRDefault="0047136E" w:rsidP="0047136E">
      <w:pPr>
        <w:rPr>
          <w:rFonts w:ascii="Times New Roman" w:hAnsi="Times New Roman" w:cs="Times New Roman"/>
          <w:b/>
          <w:bCs/>
          <w:sz w:val="26"/>
          <w:szCs w:val="26"/>
          <w:lang w:val="en-US"/>
        </w:rPr>
      </w:pPr>
      <w:r w:rsidRPr="004D7653">
        <w:rPr>
          <w:rFonts w:ascii="Times New Roman" w:hAnsi="Times New Roman" w:cs="Times New Roman"/>
          <w:b/>
          <w:bCs/>
          <w:sz w:val="26"/>
          <w:szCs w:val="26"/>
          <w:lang w:val="en-US"/>
        </w:rPr>
        <w:t>2.5 FloatingActionButton</w:t>
      </w:r>
      <w:r w:rsidR="00A11750">
        <w:rPr>
          <w:rFonts w:ascii="Times New Roman" w:hAnsi="Times New Roman" w:cs="Times New Roman"/>
          <w:b/>
          <w:sz w:val="26"/>
          <w:szCs w:val="26"/>
          <w:lang w:val="en-US"/>
        </w:rPr>
        <w:t xml:space="preserve"> và biến thể</w:t>
      </w:r>
    </w:p>
    <w:p w14:paraId="5425270C" w14:textId="6D78BFED" w:rsidR="00973D61" w:rsidRPr="00973D61" w:rsidRDefault="00973D61" w:rsidP="00973D61">
      <w:pPr>
        <w:rPr>
          <w:rFonts w:ascii="Times New Roman" w:hAnsi="Times New Roman" w:cs="Times New Roman"/>
          <w:sz w:val="26"/>
          <w:szCs w:val="26"/>
          <w:lang w:val="en-US"/>
        </w:rPr>
      </w:pPr>
      <w:r w:rsidRPr="00973D61">
        <w:rPr>
          <w:rFonts w:ascii="Times New Roman" w:hAnsi="Times New Roman" w:cs="Times New Roman"/>
          <w:sz w:val="26"/>
          <w:szCs w:val="26"/>
          <w:lang w:val="en-US"/>
        </w:rPr>
        <w:t>FloatingActionButton là một nút biểu tượng hình tròn</w:t>
      </w:r>
      <w:r w:rsidR="001F7979" w:rsidRPr="004D7653">
        <w:rPr>
          <w:rFonts w:ascii="Times New Roman" w:hAnsi="Times New Roman" w:cs="Times New Roman"/>
          <w:sz w:val="26"/>
          <w:szCs w:val="26"/>
          <w:lang w:val="en-US"/>
        </w:rPr>
        <w:t xml:space="preserve"> nổi trên nội dung</w:t>
      </w:r>
      <w:r w:rsidR="005363BD" w:rsidRPr="004D7653">
        <w:rPr>
          <w:rFonts w:ascii="Times New Roman" w:hAnsi="Times New Roman" w:cs="Times New Roman"/>
          <w:sz w:val="26"/>
          <w:szCs w:val="26"/>
          <w:lang w:val="en-US"/>
        </w:rPr>
        <w:t>.</w:t>
      </w:r>
      <w:r w:rsidR="000B1A5C" w:rsidRPr="004D7653">
        <w:rPr>
          <w:rFonts w:ascii="Times New Roman" w:hAnsi="Times New Roman" w:cs="Times New Roman"/>
          <w:sz w:val="26"/>
          <w:szCs w:val="26"/>
          <w:lang w:val="en-US"/>
        </w:rPr>
        <w:t xml:space="preserve"> </w:t>
      </w:r>
    </w:p>
    <w:p w14:paraId="33D08566" w14:textId="68AED355" w:rsidR="00973D61" w:rsidRPr="00973D61" w:rsidRDefault="00973D61" w:rsidP="00973D61">
      <w:pPr>
        <w:rPr>
          <w:rFonts w:ascii="Times New Roman" w:hAnsi="Times New Roman" w:cs="Times New Roman"/>
          <w:sz w:val="26"/>
          <w:szCs w:val="26"/>
          <w:lang w:val="en-US"/>
        </w:rPr>
      </w:pPr>
      <w:r w:rsidRPr="00973D61">
        <w:rPr>
          <w:rFonts w:ascii="Times New Roman" w:hAnsi="Times New Roman" w:cs="Times New Roman"/>
          <w:sz w:val="26"/>
          <w:szCs w:val="26"/>
          <w:lang w:val="en-US"/>
        </w:rPr>
        <w:t>Nên sử dụng tối đa một FloatingActionButton trên mỗi màn hình.</w:t>
      </w:r>
    </w:p>
    <w:p w14:paraId="31BC899A" w14:textId="619A6CC6" w:rsidR="0048331A" w:rsidRPr="004D7653" w:rsidRDefault="00973D61" w:rsidP="00973D61">
      <w:pPr>
        <w:rPr>
          <w:rFonts w:ascii="Times New Roman" w:hAnsi="Times New Roman" w:cs="Times New Roman"/>
          <w:sz w:val="26"/>
          <w:szCs w:val="26"/>
          <w:lang w:val="en-US"/>
        </w:rPr>
      </w:pPr>
      <w:r w:rsidRPr="004D7653">
        <w:rPr>
          <w:rFonts w:ascii="Times New Roman" w:hAnsi="Times New Roman" w:cs="Times New Roman"/>
          <w:sz w:val="26"/>
          <w:szCs w:val="26"/>
          <w:lang w:val="en-US"/>
        </w:rPr>
        <w:lastRenderedPageBreak/>
        <w:t>FloatingActionButton nên được dùng cho các hành động tích cực, ví dụ như “tạo mới”, “chia sẻ” hoặc “điều hướng”.</w:t>
      </w:r>
    </w:p>
    <w:p w14:paraId="16AA1C42" w14:textId="77777777" w:rsidR="00B32682" w:rsidRPr="00B32682" w:rsidRDefault="00B32682" w:rsidP="00B32682">
      <w:pPr>
        <w:rPr>
          <w:rFonts w:ascii="Times New Roman" w:hAnsi="Times New Roman" w:cs="Times New Roman"/>
          <w:sz w:val="26"/>
          <w:szCs w:val="26"/>
          <w:lang w:val="en-US"/>
        </w:rPr>
      </w:pPr>
      <w:r w:rsidRPr="00B32682">
        <w:rPr>
          <w:rFonts w:ascii="Times New Roman" w:hAnsi="Times New Roman" w:cs="Times New Roman"/>
          <w:sz w:val="26"/>
          <w:szCs w:val="26"/>
          <w:lang w:val="en-US"/>
        </w:rPr>
        <w:t>Các biến thể (variants) của FloatingActionButton:</w:t>
      </w:r>
    </w:p>
    <w:p w14:paraId="170ACF12" w14:textId="77777777" w:rsidR="00B32682" w:rsidRPr="00B32682" w:rsidRDefault="00B32682" w:rsidP="00B32682">
      <w:pPr>
        <w:numPr>
          <w:ilvl w:val="0"/>
          <w:numId w:val="20"/>
        </w:numPr>
        <w:rPr>
          <w:rFonts w:ascii="Times New Roman" w:hAnsi="Times New Roman" w:cs="Times New Roman"/>
          <w:sz w:val="26"/>
          <w:szCs w:val="26"/>
          <w:lang w:val="en-US"/>
        </w:rPr>
      </w:pPr>
      <w:r w:rsidRPr="00B32682">
        <w:rPr>
          <w:rFonts w:ascii="Times New Roman" w:hAnsi="Times New Roman" w:cs="Times New Roman"/>
          <w:b/>
          <w:bCs/>
          <w:sz w:val="26"/>
          <w:szCs w:val="26"/>
          <w:lang w:val="en-US"/>
        </w:rPr>
        <w:t xml:space="preserve">FloatingActionButton.small(): </w:t>
      </w:r>
      <w:r w:rsidRPr="00B32682">
        <w:rPr>
          <w:rFonts w:ascii="Times New Roman" w:hAnsi="Times New Roman" w:cs="Times New Roman"/>
          <w:sz w:val="26"/>
          <w:szCs w:val="26"/>
          <w:lang w:val="en-US"/>
        </w:rPr>
        <w:t>Tạo một button nổi có kích thước nhỏ. Phù hợp cho các tác vụ phụ hoặc giao diện có ít không gian.</w:t>
      </w:r>
    </w:p>
    <w:p w14:paraId="14B696C5" w14:textId="77777777" w:rsidR="00B32682" w:rsidRPr="00B32682" w:rsidRDefault="00B32682" w:rsidP="00B32682">
      <w:pPr>
        <w:numPr>
          <w:ilvl w:val="0"/>
          <w:numId w:val="20"/>
        </w:numPr>
        <w:rPr>
          <w:rFonts w:ascii="Times New Roman" w:hAnsi="Times New Roman" w:cs="Times New Roman"/>
          <w:sz w:val="26"/>
          <w:szCs w:val="26"/>
          <w:lang w:val="en-US"/>
        </w:rPr>
      </w:pPr>
      <w:r w:rsidRPr="00B32682">
        <w:rPr>
          <w:rFonts w:ascii="Times New Roman" w:hAnsi="Times New Roman" w:cs="Times New Roman"/>
          <w:b/>
          <w:bCs/>
          <w:sz w:val="26"/>
          <w:szCs w:val="26"/>
          <w:lang w:val="en-US"/>
        </w:rPr>
        <w:t>FloatingActionButton.large()</w:t>
      </w:r>
      <w:r w:rsidRPr="00B32682">
        <w:rPr>
          <w:rFonts w:ascii="Times New Roman" w:hAnsi="Times New Roman" w:cs="Times New Roman"/>
          <w:sz w:val="26"/>
          <w:szCs w:val="26"/>
          <w:lang w:val="en-US"/>
        </w:rPr>
        <w:t>: Tạo một button nổi có kích thước lớn. Phù hợp khi muốn nhấn mạnh hành động chính trên màn hình</w:t>
      </w:r>
    </w:p>
    <w:p w14:paraId="2A59C901" w14:textId="6212FC4C" w:rsidR="001D11C9" w:rsidRPr="004D7653" w:rsidRDefault="00B32682" w:rsidP="001D11C9">
      <w:pPr>
        <w:numPr>
          <w:ilvl w:val="0"/>
          <w:numId w:val="20"/>
        </w:numPr>
        <w:rPr>
          <w:rFonts w:ascii="Times New Roman" w:hAnsi="Times New Roman" w:cs="Times New Roman"/>
          <w:sz w:val="26"/>
          <w:szCs w:val="26"/>
          <w:lang w:val="en-US"/>
        </w:rPr>
      </w:pPr>
      <w:r w:rsidRPr="00B32682">
        <w:rPr>
          <w:rFonts w:ascii="Times New Roman" w:hAnsi="Times New Roman" w:cs="Times New Roman"/>
          <w:b/>
          <w:bCs/>
          <w:sz w:val="26"/>
          <w:szCs w:val="26"/>
          <w:lang w:val="en-US"/>
        </w:rPr>
        <w:t>FloatingActionButton.extended()</w:t>
      </w:r>
      <w:r w:rsidRPr="00B32682">
        <w:rPr>
          <w:rFonts w:ascii="Times New Roman" w:hAnsi="Times New Roman" w:cs="Times New Roman"/>
          <w:sz w:val="26"/>
          <w:szCs w:val="26"/>
          <w:lang w:val="en-US"/>
        </w:rPr>
        <w:t>:</w:t>
      </w:r>
      <w:r w:rsidRPr="00B32682">
        <w:rPr>
          <w:rFonts w:ascii="Times New Roman" w:hAnsi="Times New Roman" w:cs="Times New Roman"/>
          <w:b/>
          <w:bCs/>
          <w:sz w:val="26"/>
          <w:szCs w:val="26"/>
          <w:lang w:val="en-US"/>
        </w:rPr>
        <w:t xml:space="preserve"> </w:t>
      </w:r>
      <w:r w:rsidRPr="00B32682">
        <w:rPr>
          <w:rFonts w:ascii="Times New Roman" w:hAnsi="Times New Roman" w:cs="Times New Roman"/>
          <w:sz w:val="26"/>
          <w:szCs w:val="26"/>
          <w:lang w:val="en-US"/>
        </w:rPr>
        <w:t>Tạo một button nổi có thể hiển thị biểu tượng và văn bản cùng nhau. Phù hợp khi cần mô tả rõ hành động</w:t>
      </w:r>
      <w:r w:rsidR="001D11C9" w:rsidRPr="004D7653">
        <w:rPr>
          <w:rFonts w:ascii="Times New Roman" w:hAnsi="Times New Roman" w:cs="Times New Roman"/>
          <w:sz w:val="26"/>
          <w:szCs w:val="26"/>
          <w:lang w:val="en-US"/>
        </w:rPr>
        <w:t>.</w:t>
      </w:r>
    </w:p>
    <w:p w14:paraId="0AC71E87" w14:textId="3E583D2D" w:rsidR="001D11C9" w:rsidRPr="004D7653" w:rsidRDefault="001D11C9" w:rsidP="001D11C9">
      <w:pPr>
        <w:rPr>
          <w:rFonts w:ascii="Times New Roman" w:hAnsi="Times New Roman" w:cs="Times New Roman"/>
          <w:sz w:val="26"/>
          <w:szCs w:val="26"/>
          <w:lang w:val="en-US"/>
        </w:rPr>
      </w:pPr>
      <w:r w:rsidRPr="004D7653">
        <w:rPr>
          <w:rFonts w:ascii="Times New Roman" w:hAnsi="Times New Roman" w:cs="Times New Roman"/>
          <w:sz w:val="26"/>
          <w:szCs w:val="26"/>
          <w:lang w:val="en-US"/>
        </w:rPr>
        <w:t>Mặc định thì FloatignActionButton sẽ được hiển thị nổi trên nội dung ở góc phả</w:t>
      </w:r>
      <w:r w:rsidR="00ED2D10" w:rsidRPr="004D7653">
        <w:rPr>
          <w:rFonts w:ascii="Times New Roman" w:hAnsi="Times New Roman" w:cs="Times New Roman"/>
          <w:sz w:val="26"/>
          <w:szCs w:val="26"/>
          <w:lang w:val="en-US"/>
        </w:rPr>
        <w:t>i màn hình. Ta có thể thay đổi vị trí của nút này bằng cách sử dụng FloatingActionButtonPostion.</w:t>
      </w:r>
    </w:p>
    <w:p w14:paraId="14D4339E" w14:textId="1179DAAF" w:rsidR="001D11C9" w:rsidRPr="004D7653" w:rsidRDefault="001D11C9" w:rsidP="001D11C9">
      <w:pPr>
        <w:rPr>
          <w:rFonts w:ascii="Times New Roman" w:hAnsi="Times New Roman" w:cs="Times New Roman"/>
          <w:sz w:val="26"/>
          <w:szCs w:val="26"/>
          <w:lang w:val="en-US"/>
        </w:rPr>
      </w:pPr>
      <w:r w:rsidRPr="004D7653">
        <w:rPr>
          <w:rFonts w:ascii="Times New Roman" w:hAnsi="Times New Roman" w:cs="Times New Roman"/>
          <w:sz w:val="26"/>
          <w:szCs w:val="26"/>
          <w:lang w:val="en-US"/>
        </w:rPr>
        <w:t>Code sử dụng FloatingActionButton:</w:t>
      </w:r>
    </w:p>
    <w:p w14:paraId="284666A1" w14:textId="77777777" w:rsidR="001D11C9" w:rsidRPr="001D11C9" w:rsidRDefault="001D11C9" w:rsidP="001D11C9">
      <w:pPr>
        <w:ind w:left="720"/>
        <w:rPr>
          <w:lang w:val="en-US"/>
        </w:rPr>
      </w:pPr>
    </w:p>
    <w:p w14:paraId="7306165E" w14:textId="579CA637" w:rsidR="00C232EC" w:rsidRDefault="001D11C9">
      <w:pPr>
        <w:jc w:val="center"/>
        <w:rPr>
          <w:b/>
          <w:bCs/>
          <w:lang w:val="en-US"/>
        </w:rPr>
      </w:pPr>
      <w:r>
        <w:rPr>
          <w:noProof/>
          <w14:ligatures w14:val="none"/>
        </w:rPr>
        <w:drawing>
          <wp:inline distT="0" distB="0" distL="0" distR="0" wp14:anchorId="2FA1660C" wp14:editId="45574A4D">
            <wp:extent cx="3040362" cy="4452886"/>
            <wp:effectExtent l="0" t="0" r="8255" b="5080"/>
            <wp:docPr id="1824240378" name="Picture 8" descr="A screen shot of a computer&#10;&#10;AI-generated content may be incorrect.">
              <a:extLst xmlns:a="http://schemas.openxmlformats.org/drawingml/2006/main">
                <a:ext uri="{FF2B5EF4-FFF2-40B4-BE49-F238E27FC236}">
                  <a16:creationId xmlns:a16="http://schemas.microsoft.com/office/drawing/2014/main" id="{A6CE1014-896F-4804-BC57-AED7D1C0F40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240378" name="Picture 8" descr="A screen shot of a computer&#10;&#10;AI-generated content may be incorrect.">
                      <a:extLst>
                        <a:ext uri="{FF2B5EF4-FFF2-40B4-BE49-F238E27FC236}">
                          <a16:creationId xmlns:a16="http://schemas.microsoft.com/office/drawing/2014/main" id="{7D2A4C6D-6E60-A37E-30DE-04D060374610}"/>
                        </a:ext>
                      </a:extLst>
                    </pic:cNvPr>
                    <pic:cNvPicPr>
                      <a:picLocks noChangeAspect="1"/>
                    </pic:cNvPicPr>
                  </pic:nvPicPr>
                  <pic:blipFill>
                    <a:blip r:embed="rId16"/>
                    <a:stretch>
                      <a:fillRect/>
                    </a:stretch>
                  </pic:blipFill>
                  <pic:spPr>
                    <a:xfrm>
                      <a:off x="0" y="0"/>
                      <a:ext cx="3040362" cy="4452886"/>
                    </a:xfrm>
                    <a:prstGeom prst="rect">
                      <a:avLst/>
                    </a:prstGeom>
                  </pic:spPr>
                </pic:pic>
              </a:graphicData>
            </a:graphic>
          </wp:inline>
        </w:drawing>
      </w:r>
    </w:p>
    <w:p w14:paraId="67DEBCC7" w14:textId="77777777" w:rsidR="00C232EC" w:rsidRPr="00787C78" w:rsidRDefault="00C232EC" w:rsidP="00787C78">
      <w:pPr>
        <w:jc w:val="both"/>
        <w:rPr>
          <w:rFonts w:ascii="Times New Roman" w:hAnsi="Times New Roman" w:cs="Times New Roman"/>
          <w:b/>
          <w:sz w:val="26"/>
          <w:szCs w:val="26"/>
          <w:lang w:val="en-US"/>
        </w:rPr>
      </w:pPr>
    </w:p>
    <w:p w14:paraId="2CD588A5" w14:textId="77777777" w:rsidR="006565C8" w:rsidRPr="00787C78" w:rsidRDefault="006565C8" w:rsidP="00787C78">
      <w:pPr>
        <w:jc w:val="both"/>
        <w:rPr>
          <w:rFonts w:ascii="Times New Roman" w:hAnsi="Times New Roman" w:cs="Times New Roman"/>
          <w:b/>
          <w:bCs/>
          <w:sz w:val="26"/>
          <w:szCs w:val="26"/>
          <w:lang w:val="en-US"/>
        </w:rPr>
      </w:pPr>
    </w:p>
    <w:p w14:paraId="2F1EC5D0" w14:textId="55B39FC9" w:rsidR="00497C99" w:rsidRPr="00787C78" w:rsidRDefault="00497C99" w:rsidP="00787C78">
      <w:pPr>
        <w:jc w:val="both"/>
        <w:rPr>
          <w:rFonts w:ascii="Times New Roman" w:hAnsi="Times New Roman" w:cs="Times New Roman"/>
          <w:b/>
          <w:sz w:val="26"/>
          <w:szCs w:val="26"/>
        </w:rPr>
      </w:pPr>
      <w:r w:rsidRPr="00787C78">
        <w:rPr>
          <w:rFonts w:ascii="Times New Roman" w:hAnsi="Times New Roman" w:cs="Times New Roman"/>
          <w:b/>
          <w:sz w:val="26"/>
          <w:szCs w:val="26"/>
          <w:lang w:val="en-US"/>
        </w:rPr>
        <w:lastRenderedPageBreak/>
        <w:t xml:space="preserve">3. </w:t>
      </w:r>
      <w:r w:rsidRPr="00787C78">
        <w:rPr>
          <w:rFonts w:ascii="Times New Roman" w:hAnsi="Times New Roman" w:cs="Times New Roman"/>
          <w:b/>
          <w:sz w:val="26"/>
          <w:szCs w:val="26"/>
        </w:rPr>
        <w:t>TextField với controller và validation</w:t>
      </w:r>
    </w:p>
    <w:p w14:paraId="58FC6D89" w14:textId="10603C30" w:rsidR="00D91603" w:rsidRPr="00787C78" w:rsidRDefault="00D91603" w:rsidP="00787C78">
      <w:pPr>
        <w:jc w:val="both"/>
        <w:rPr>
          <w:rFonts w:ascii="Times New Roman" w:hAnsi="Times New Roman" w:cs="Times New Roman"/>
          <w:b/>
          <w:sz w:val="26"/>
          <w:szCs w:val="26"/>
        </w:rPr>
      </w:pPr>
      <w:r w:rsidRPr="00787C78">
        <w:rPr>
          <w:rFonts w:ascii="Times New Roman" w:hAnsi="Times New Roman" w:cs="Times New Roman"/>
          <w:b/>
          <w:sz w:val="26"/>
          <w:szCs w:val="26"/>
        </w:rPr>
        <w:t>3.1</w:t>
      </w:r>
      <w:r w:rsidR="008C1B9C" w:rsidRPr="00787C78">
        <w:rPr>
          <w:rFonts w:ascii="Times New Roman" w:hAnsi="Times New Roman" w:cs="Times New Roman"/>
          <w:b/>
          <w:sz w:val="26"/>
          <w:szCs w:val="26"/>
        </w:rPr>
        <w:t>.</w:t>
      </w:r>
      <w:r w:rsidRPr="00787C78">
        <w:rPr>
          <w:rFonts w:ascii="Times New Roman" w:hAnsi="Times New Roman" w:cs="Times New Roman"/>
          <w:b/>
          <w:sz w:val="26"/>
          <w:szCs w:val="26"/>
        </w:rPr>
        <w:t xml:space="preserve"> TextField </w:t>
      </w:r>
    </w:p>
    <w:p w14:paraId="5B66BB2C" w14:textId="60BFA4FB" w:rsidR="00D91603" w:rsidRPr="00787C78" w:rsidRDefault="00D91603" w:rsidP="00787C78">
      <w:pPr>
        <w:jc w:val="both"/>
        <w:rPr>
          <w:rFonts w:ascii="Times New Roman" w:hAnsi="Times New Roman" w:cs="Times New Roman"/>
          <w:b/>
          <w:sz w:val="26"/>
          <w:szCs w:val="26"/>
        </w:rPr>
      </w:pPr>
      <w:r w:rsidRPr="00787C78">
        <w:rPr>
          <w:rFonts w:ascii="Times New Roman" w:hAnsi="Times New Roman" w:cs="Times New Roman"/>
          <w:b/>
          <w:sz w:val="26"/>
          <w:szCs w:val="26"/>
        </w:rPr>
        <w:t>TextField  là một widget cho phép người dùng nhập văn bản vào từ bàn phím.</w:t>
      </w:r>
    </w:p>
    <w:p w14:paraId="6141ADC8" w14:textId="77777777" w:rsidR="00402EDF" w:rsidRPr="00787C78" w:rsidRDefault="00402EDF" w:rsidP="00787C78">
      <w:pPr>
        <w:jc w:val="both"/>
        <w:rPr>
          <w:rFonts w:ascii="Times New Roman" w:hAnsi="Times New Roman" w:cs="Times New Roman"/>
          <w:sz w:val="26"/>
          <w:szCs w:val="26"/>
        </w:rPr>
      </w:pPr>
      <w:r w:rsidRPr="00787C78">
        <w:rPr>
          <w:rFonts w:ascii="Times New Roman" w:hAnsi="Times New Roman" w:cs="Times New Roman"/>
          <w:sz w:val="26"/>
          <w:szCs w:val="26"/>
          <w:lang w:val="en-US"/>
        </w:rPr>
        <w:t xml:space="preserve">Các </w:t>
      </w:r>
      <w:r w:rsidRPr="00787C78">
        <w:rPr>
          <w:rFonts w:ascii="Times New Roman" w:hAnsi="Times New Roman" w:cs="Times New Roman"/>
          <w:sz w:val="26"/>
          <w:szCs w:val="26"/>
        </w:rPr>
        <w:t xml:space="preserve">thuộc tính của </w:t>
      </w:r>
      <w:r w:rsidRPr="00787C78">
        <w:rPr>
          <w:rFonts w:ascii="Times New Roman" w:hAnsi="Times New Roman" w:cs="Times New Roman"/>
          <w:b/>
          <w:sz w:val="26"/>
          <w:szCs w:val="26"/>
        </w:rPr>
        <w:t>TextField</w:t>
      </w:r>
      <w:r w:rsidRPr="00787C78">
        <w:rPr>
          <w:rFonts w:ascii="Times New Roman" w:hAnsi="Times New Roman" w:cs="Times New Roman"/>
          <w:sz w:val="26"/>
          <w:szCs w:val="26"/>
        </w:rPr>
        <w:t>:</w:t>
      </w:r>
    </w:p>
    <w:p w14:paraId="2FB4BBD5" w14:textId="77777777" w:rsidR="00402EDF" w:rsidRPr="008C1B9C" w:rsidRDefault="00402EDF" w:rsidP="00787C78">
      <w:pPr>
        <w:numPr>
          <w:ilvl w:val="0"/>
          <w:numId w:val="5"/>
        </w:numPr>
        <w:jc w:val="both"/>
        <w:rPr>
          <w:rFonts w:ascii="Times New Roman" w:hAnsi="Times New Roman" w:cs="Times New Roman"/>
          <w:sz w:val="26"/>
          <w:szCs w:val="26"/>
          <w:lang w:val="en-US"/>
        </w:rPr>
      </w:pPr>
      <w:r w:rsidRPr="008C1B9C">
        <w:rPr>
          <w:rFonts w:ascii="Times New Roman" w:hAnsi="Times New Roman" w:cs="Times New Roman"/>
          <w:sz w:val="26"/>
          <w:szCs w:val="26"/>
          <w:lang w:val="en-US"/>
        </w:rPr>
        <w:t>decoration: dùng để trang trí TextField, ví dụ label, hint, border.</w:t>
      </w:r>
    </w:p>
    <w:p w14:paraId="43969C9E" w14:textId="77777777" w:rsidR="00402EDF" w:rsidRPr="008C1B9C" w:rsidRDefault="00402EDF" w:rsidP="00787C78">
      <w:pPr>
        <w:numPr>
          <w:ilvl w:val="0"/>
          <w:numId w:val="5"/>
        </w:numPr>
        <w:jc w:val="both"/>
        <w:rPr>
          <w:rFonts w:ascii="Times New Roman" w:hAnsi="Times New Roman" w:cs="Times New Roman"/>
          <w:sz w:val="26"/>
          <w:szCs w:val="26"/>
          <w:lang w:val="en-US"/>
        </w:rPr>
      </w:pPr>
      <w:r w:rsidRPr="008C1B9C">
        <w:rPr>
          <w:rFonts w:ascii="Times New Roman" w:hAnsi="Times New Roman" w:cs="Times New Roman"/>
          <w:sz w:val="26"/>
          <w:szCs w:val="26"/>
          <w:lang w:val="en-US"/>
        </w:rPr>
        <w:t>labelText: nhãn hiển thị bên trên TextField.</w:t>
      </w:r>
    </w:p>
    <w:p w14:paraId="040322C2" w14:textId="77777777" w:rsidR="00402EDF" w:rsidRPr="008C1B9C" w:rsidRDefault="00402EDF" w:rsidP="00787C78">
      <w:pPr>
        <w:numPr>
          <w:ilvl w:val="0"/>
          <w:numId w:val="5"/>
        </w:numPr>
        <w:jc w:val="both"/>
        <w:rPr>
          <w:rFonts w:ascii="Times New Roman" w:hAnsi="Times New Roman" w:cs="Times New Roman"/>
          <w:sz w:val="26"/>
          <w:szCs w:val="26"/>
          <w:lang w:val="en-US"/>
        </w:rPr>
      </w:pPr>
      <w:r w:rsidRPr="008C1B9C">
        <w:rPr>
          <w:rFonts w:ascii="Times New Roman" w:hAnsi="Times New Roman" w:cs="Times New Roman"/>
          <w:sz w:val="26"/>
          <w:szCs w:val="26"/>
          <w:lang w:val="en-US"/>
        </w:rPr>
        <w:t>hintText: gợi ý nội dung khi TextField trống.</w:t>
      </w:r>
    </w:p>
    <w:p w14:paraId="157B9939" w14:textId="4587D068" w:rsidR="00D91603" w:rsidRPr="00787C78" w:rsidRDefault="00402EDF" w:rsidP="00787C78">
      <w:pPr>
        <w:numPr>
          <w:ilvl w:val="0"/>
          <w:numId w:val="5"/>
        </w:numPr>
        <w:jc w:val="both"/>
        <w:rPr>
          <w:rFonts w:ascii="Times New Roman" w:hAnsi="Times New Roman" w:cs="Times New Roman"/>
          <w:sz w:val="26"/>
          <w:szCs w:val="26"/>
          <w:lang w:val="en-US"/>
        </w:rPr>
      </w:pPr>
      <w:r w:rsidRPr="008C1B9C">
        <w:rPr>
          <w:rFonts w:ascii="Times New Roman" w:hAnsi="Times New Roman" w:cs="Times New Roman"/>
          <w:sz w:val="26"/>
          <w:szCs w:val="26"/>
          <w:lang w:val="en-US"/>
        </w:rPr>
        <w:t>Border: kiểu viền cho TextField</w:t>
      </w:r>
      <w:r w:rsidR="008C1B9C" w:rsidRPr="008C1B9C">
        <w:rPr>
          <w:rFonts w:ascii="Times New Roman" w:hAnsi="Times New Roman" w:cs="Times New Roman"/>
          <w:sz w:val="26"/>
          <w:szCs w:val="26"/>
          <w:lang w:val="en-US"/>
        </w:rPr>
        <w:t>.</w:t>
      </w:r>
    </w:p>
    <w:p w14:paraId="593DFC96" w14:textId="321DFCF8" w:rsidR="00A50378" w:rsidRPr="00787C78" w:rsidRDefault="00547A57" w:rsidP="00787C78">
      <w:pPr>
        <w:jc w:val="both"/>
        <w:rPr>
          <w:rFonts w:ascii="Times New Roman" w:hAnsi="Times New Roman" w:cs="Times New Roman"/>
          <w:sz w:val="26"/>
          <w:szCs w:val="26"/>
          <w:lang w:val="en-US"/>
        </w:rPr>
      </w:pPr>
      <w:r w:rsidRPr="00787C78">
        <w:rPr>
          <w:rFonts w:ascii="Times New Roman" w:hAnsi="Times New Roman" w:cs="Times New Roman"/>
          <w:sz w:val="26"/>
          <w:szCs w:val="26"/>
          <w:lang w:val="en-US"/>
        </w:rPr>
        <w:t>Code ví dụ cho người dùng nhập vào họ và tên</w:t>
      </w:r>
    </w:p>
    <w:p w14:paraId="4A229A20" w14:textId="6FD09F9B" w:rsidR="008C1B9C" w:rsidRPr="00787C78" w:rsidRDefault="00C87EAF" w:rsidP="00787C78">
      <w:pPr>
        <w:jc w:val="center"/>
        <w:rPr>
          <w:rFonts w:ascii="Times New Roman" w:hAnsi="Times New Roman" w:cs="Times New Roman"/>
          <w:sz w:val="26"/>
          <w:szCs w:val="26"/>
          <w:lang w:val="en-US"/>
        </w:rPr>
      </w:pPr>
      <w:r w:rsidRPr="00787C78">
        <w:rPr>
          <w:rFonts w:ascii="Times New Roman" w:hAnsi="Times New Roman" w:cs="Times New Roman"/>
          <w:sz w:val="26"/>
          <w:szCs w:val="26"/>
        </w:rPr>
        <w:drawing>
          <wp:inline distT="0" distB="0" distL="0" distR="0" wp14:anchorId="164B91CA" wp14:editId="39D1750A">
            <wp:extent cx="3797215" cy="2095500"/>
            <wp:effectExtent l="0" t="0" r="0" b="0"/>
            <wp:docPr id="7" name="Picture 6">
              <a:extLst xmlns:a="http://schemas.openxmlformats.org/drawingml/2006/main">
                <a:ext uri="{FF2B5EF4-FFF2-40B4-BE49-F238E27FC236}">
                  <a16:creationId xmlns:a16="http://schemas.microsoft.com/office/drawing/2014/main" id="{B8912474-C7CD-4380-A9A9-6BCA0D6392F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7F3BF68C-D773-CFEF-7D4F-41F182442C01}"/>
                        </a:ext>
                      </a:extLst>
                    </pic:cNvPr>
                    <pic:cNvPicPr>
                      <a:picLocks noChangeAspect="1"/>
                    </pic:cNvPicPr>
                  </pic:nvPicPr>
                  <pic:blipFill>
                    <a:blip r:embed="rId17"/>
                    <a:stretch>
                      <a:fillRect/>
                    </a:stretch>
                  </pic:blipFill>
                  <pic:spPr>
                    <a:xfrm>
                      <a:off x="0" y="0"/>
                      <a:ext cx="3804496" cy="2099518"/>
                    </a:xfrm>
                    <a:prstGeom prst="rect">
                      <a:avLst/>
                    </a:prstGeom>
                  </pic:spPr>
                </pic:pic>
              </a:graphicData>
            </a:graphic>
          </wp:inline>
        </w:drawing>
      </w:r>
    </w:p>
    <w:p w14:paraId="459A0728" w14:textId="4C12255B" w:rsidR="008C1B9C" w:rsidRPr="00787C78" w:rsidRDefault="008C1B9C" w:rsidP="00787C78">
      <w:pPr>
        <w:jc w:val="both"/>
        <w:rPr>
          <w:rFonts w:ascii="Times New Roman" w:hAnsi="Times New Roman" w:cs="Times New Roman"/>
          <w:sz w:val="26"/>
          <w:szCs w:val="26"/>
          <w:lang w:val="en-US"/>
        </w:rPr>
      </w:pPr>
    </w:p>
    <w:p w14:paraId="25EDFDEE" w14:textId="77777777" w:rsidR="00D748C5" w:rsidRPr="00787C78" w:rsidRDefault="00D748C5" w:rsidP="00787C78">
      <w:pPr>
        <w:jc w:val="both"/>
        <w:rPr>
          <w:rFonts w:ascii="Times New Roman" w:hAnsi="Times New Roman" w:cs="Times New Roman"/>
          <w:b/>
          <w:sz w:val="26"/>
          <w:szCs w:val="26"/>
        </w:rPr>
      </w:pPr>
      <w:r w:rsidRPr="006E752E">
        <w:rPr>
          <w:rFonts w:ascii="Times New Roman" w:hAnsi="Times New Roman" w:cs="Times New Roman"/>
          <w:b/>
          <w:sz w:val="26"/>
          <w:szCs w:val="26"/>
          <w:lang w:val="en-US"/>
        </w:rPr>
        <w:t xml:space="preserve">3.2. </w:t>
      </w:r>
      <w:r w:rsidRPr="00787C78">
        <w:rPr>
          <w:rFonts w:ascii="Times New Roman" w:hAnsi="Times New Roman" w:cs="Times New Roman"/>
          <w:b/>
          <w:sz w:val="26"/>
          <w:szCs w:val="26"/>
        </w:rPr>
        <w:t>TextField với controller</w:t>
      </w:r>
    </w:p>
    <w:p w14:paraId="295010B6" w14:textId="77777777" w:rsidR="00A50378" w:rsidRPr="00787C78" w:rsidRDefault="00A50378" w:rsidP="00787C78">
      <w:pPr>
        <w:jc w:val="both"/>
        <w:rPr>
          <w:rFonts w:ascii="Times New Roman" w:hAnsi="Times New Roman" w:cs="Times New Roman"/>
          <w:b/>
          <w:sz w:val="26"/>
          <w:szCs w:val="26"/>
        </w:rPr>
      </w:pPr>
    </w:p>
    <w:p w14:paraId="76AADCC9" w14:textId="77777777" w:rsidR="00A50378" w:rsidRPr="00A50378" w:rsidRDefault="00A50378" w:rsidP="00787C78">
      <w:pPr>
        <w:numPr>
          <w:ilvl w:val="0"/>
          <w:numId w:val="6"/>
        </w:numPr>
        <w:jc w:val="both"/>
        <w:rPr>
          <w:rFonts w:ascii="Times New Roman" w:hAnsi="Times New Roman" w:cs="Times New Roman"/>
          <w:sz w:val="26"/>
          <w:szCs w:val="26"/>
          <w:lang w:val="en-US"/>
        </w:rPr>
      </w:pPr>
      <w:r w:rsidRPr="00A50378">
        <w:rPr>
          <w:rFonts w:ascii="Times New Roman" w:hAnsi="Times New Roman" w:cs="Times New Roman"/>
          <w:sz w:val="26"/>
          <w:szCs w:val="26"/>
          <w:lang w:val="en-US"/>
        </w:rPr>
        <w:t>Trong nhiều trường hợp, việc thực thi hàm callback mỗi khi văn bản trong TextField thay đổi là cần thiết và rất hữu ích.</w:t>
      </w:r>
    </w:p>
    <w:p w14:paraId="13E5156A" w14:textId="77777777" w:rsidR="00A50378" w:rsidRPr="00A50378" w:rsidRDefault="00A50378" w:rsidP="00787C78">
      <w:pPr>
        <w:numPr>
          <w:ilvl w:val="0"/>
          <w:numId w:val="6"/>
        </w:numPr>
        <w:jc w:val="both"/>
        <w:rPr>
          <w:rFonts w:ascii="Times New Roman" w:hAnsi="Times New Roman" w:cs="Times New Roman"/>
          <w:sz w:val="26"/>
          <w:szCs w:val="26"/>
          <w:lang w:val="en-US"/>
        </w:rPr>
      </w:pPr>
      <w:r w:rsidRPr="00A50378">
        <w:rPr>
          <w:rFonts w:ascii="Times New Roman" w:hAnsi="Times New Roman" w:cs="Times New Roman"/>
          <w:sz w:val="26"/>
          <w:szCs w:val="26"/>
          <w:lang w:val="en-US"/>
        </w:rPr>
        <w:t>Ví dụ: màn hình tìm kiếm tự động cập nhật kết quả khi người dùng nhập vào.</w:t>
      </w:r>
    </w:p>
    <w:p w14:paraId="567349DD" w14:textId="77777777" w:rsidR="00A50378" w:rsidRPr="00A50378" w:rsidRDefault="00A50378" w:rsidP="00787C78">
      <w:pPr>
        <w:numPr>
          <w:ilvl w:val="0"/>
          <w:numId w:val="6"/>
        </w:numPr>
        <w:jc w:val="both"/>
        <w:rPr>
          <w:rFonts w:ascii="Times New Roman" w:hAnsi="Times New Roman" w:cs="Times New Roman"/>
          <w:sz w:val="26"/>
          <w:szCs w:val="26"/>
          <w:lang w:val="en-US"/>
        </w:rPr>
      </w:pPr>
      <w:r w:rsidRPr="00A50378">
        <w:rPr>
          <w:rFonts w:ascii="Times New Roman" w:hAnsi="Times New Roman" w:cs="Times New Roman"/>
          <w:sz w:val="26"/>
          <w:szCs w:val="26"/>
          <w:lang w:val="en-US"/>
        </w:rPr>
        <w:t>Có 2 cách phổ biến để xử lý:</w:t>
      </w:r>
    </w:p>
    <w:p w14:paraId="1FE592A2" w14:textId="77777777" w:rsidR="00A50378" w:rsidRPr="00A50378" w:rsidRDefault="00A50378" w:rsidP="00787C78">
      <w:pPr>
        <w:numPr>
          <w:ilvl w:val="0"/>
          <w:numId w:val="7"/>
        </w:numPr>
        <w:tabs>
          <w:tab w:val="num" w:pos="720"/>
        </w:tabs>
        <w:jc w:val="both"/>
        <w:rPr>
          <w:rFonts w:ascii="Times New Roman" w:hAnsi="Times New Roman" w:cs="Times New Roman"/>
          <w:sz w:val="26"/>
          <w:szCs w:val="26"/>
          <w:lang w:val="en-US"/>
        </w:rPr>
      </w:pPr>
      <w:r w:rsidRPr="00A50378">
        <w:rPr>
          <w:rFonts w:ascii="Times New Roman" w:hAnsi="Times New Roman" w:cs="Times New Roman"/>
          <w:sz w:val="26"/>
          <w:szCs w:val="26"/>
          <w:lang w:val="en-US"/>
        </w:rPr>
        <w:t>Hàm onChanged() gọi lại tới TextField hoặc TextFormField.</w:t>
      </w:r>
    </w:p>
    <w:p w14:paraId="4537012E" w14:textId="77777777" w:rsidR="00A50378" w:rsidRPr="00787C78" w:rsidRDefault="00A50378" w:rsidP="00787C78">
      <w:pPr>
        <w:numPr>
          <w:ilvl w:val="0"/>
          <w:numId w:val="7"/>
        </w:numPr>
        <w:jc w:val="both"/>
        <w:rPr>
          <w:rFonts w:ascii="Times New Roman" w:hAnsi="Times New Roman" w:cs="Times New Roman"/>
          <w:sz w:val="26"/>
          <w:szCs w:val="26"/>
          <w:lang w:val="en-US"/>
        </w:rPr>
      </w:pPr>
      <w:r w:rsidRPr="00A50378">
        <w:rPr>
          <w:rFonts w:ascii="Times New Roman" w:hAnsi="Times New Roman" w:cs="Times New Roman"/>
          <w:sz w:val="26"/>
          <w:szCs w:val="26"/>
          <w:lang w:val="en-US"/>
        </w:rPr>
        <w:t>Sử dụng TextEditingController() để theo dõi, điều khiển nội dung nhập</w:t>
      </w:r>
    </w:p>
    <w:p w14:paraId="6735E37E" w14:textId="77777777" w:rsidR="00A50378" w:rsidRPr="00787C78" w:rsidRDefault="00A50378" w:rsidP="00787C78">
      <w:pPr>
        <w:ind w:left="360"/>
        <w:jc w:val="both"/>
        <w:rPr>
          <w:rFonts w:ascii="Times New Roman" w:hAnsi="Times New Roman" w:cs="Times New Roman"/>
          <w:sz w:val="26"/>
          <w:szCs w:val="26"/>
          <w:lang w:val="en-US"/>
        </w:rPr>
      </w:pPr>
    </w:p>
    <w:p w14:paraId="01127879" w14:textId="77777777" w:rsidR="00AC36FB" w:rsidRPr="00AC36FB" w:rsidRDefault="00AC36FB" w:rsidP="00787C78">
      <w:pPr>
        <w:numPr>
          <w:ilvl w:val="0"/>
          <w:numId w:val="8"/>
        </w:numPr>
        <w:jc w:val="both"/>
        <w:rPr>
          <w:rFonts w:ascii="Times New Roman" w:hAnsi="Times New Roman" w:cs="Times New Roman"/>
          <w:sz w:val="26"/>
          <w:szCs w:val="26"/>
          <w:lang w:val="en-US"/>
        </w:rPr>
      </w:pPr>
      <w:r w:rsidRPr="00AC36FB">
        <w:rPr>
          <w:rFonts w:ascii="Times New Roman" w:hAnsi="Times New Roman" w:cs="Times New Roman"/>
          <w:b/>
          <w:sz w:val="26"/>
          <w:szCs w:val="26"/>
          <w:lang w:val="en-US"/>
        </w:rPr>
        <w:t>TextEditingController()</w:t>
      </w:r>
      <w:r w:rsidRPr="00AC36FB">
        <w:rPr>
          <w:rFonts w:ascii="Times New Roman" w:hAnsi="Times New Roman" w:cs="Times New Roman"/>
          <w:sz w:val="26"/>
          <w:szCs w:val="26"/>
          <w:lang w:val="en-US"/>
        </w:rPr>
        <w:t xml:space="preserve"> là lớp trong Flutter dùng để quản lý và theo dõi nội dung của TextField. </w:t>
      </w:r>
    </w:p>
    <w:p w14:paraId="64BC8C26" w14:textId="3B890864" w:rsidR="00A50378" w:rsidRPr="00AC36FB" w:rsidRDefault="00AC36FB" w:rsidP="00787C78">
      <w:pPr>
        <w:numPr>
          <w:ilvl w:val="0"/>
          <w:numId w:val="8"/>
        </w:numPr>
        <w:jc w:val="both"/>
        <w:rPr>
          <w:rFonts w:ascii="Times New Roman" w:hAnsi="Times New Roman" w:cs="Times New Roman"/>
          <w:sz w:val="26"/>
          <w:szCs w:val="26"/>
          <w:lang w:val="en-US"/>
        </w:rPr>
      </w:pPr>
      <w:r w:rsidRPr="00AC36FB">
        <w:rPr>
          <w:rFonts w:ascii="Times New Roman" w:hAnsi="Times New Roman" w:cs="Times New Roman"/>
          <w:sz w:val="26"/>
          <w:szCs w:val="26"/>
          <w:lang w:val="en-US"/>
        </w:rPr>
        <w:t>Nó cho phép ta lấy giá trị đang nhập, gán giá trị mới, theo dõi khi nội dung thay đổi, giải phóng bộ nhớ khi không còn dùng.</w:t>
      </w:r>
    </w:p>
    <w:p w14:paraId="46628F17" w14:textId="07AB601E" w:rsidR="00A50378" w:rsidRPr="00A50378" w:rsidRDefault="00547A57" w:rsidP="00787C78">
      <w:pPr>
        <w:ind w:left="360"/>
        <w:jc w:val="both"/>
        <w:rPr>
          <w:rFonts w:ascii="Times New Roman" w:hAnsi="Times New Roman" w:cs="Times New Roman"/>
          <w:sz w:val="26"/>
          <w:szCs w:val="26"/>
          <w:lang w:val="en-US"/>
        </w:rPr>
      </w:pPr>
      <w:r w:rsidRPr="00787C78">
        <w:rPr>
          <w:rFonts w:ascii="Times New Roman" w:hAnsi="Times New Roman" w:cs="Times New Roman"/>
          <w:sz w:val="26"/>
          <w:szCs w:val="26"/>
          <w:lang w:val="en-US"/>
        </w:rPr>
        <w:lastRenderedPageBreak/>
        <w:t>Code ví dụ cho TextEditing Controller, theo dõi và thông báo nội dung mà người dùng nhập vào</w:t>
      </w:r>
    </w:p>
    <w:p w14:paraId="0B8A2B30" w14:textId="77777777" w:rsidR="00787C78" w:rsidRDefault="00232C81" w:rsidP="00787C78">
      <w:pPr>
        <w:jc w:val="center"/>
        <w:rPr>
          <w:rFonts w:ascii="Times New Roman" w:hAnsi="Times New Roman" w:cs="Times New Roman"/>
          <w:b/>
          <w:bCs/>
          <w:sz w:val="26"/>
          <w:szCs w:val="26"/>
        </w:rPr>
      </w:pPr>
      <w:r w:rsidRPr="00787C78">
        <w:rPr>
          <w:rFonts w:ascii="Times New Roman" w:hAnsi="Times New Roman" w:cs="Times New Roman"/>
          <w:b/>
          <w:bCs/>
          <w:sz w:val="26"/>
          <w:szCs w:val="26"/>
        </w:rPr>
        <w:drawing>
          <wp:inline distT="0" distB="0" distL="0" distR="0" wp14:anchorId="3153BE98" wp14:editId="6B226100">
            <wp:extent cx="3267075" cy="3044190"/>
            <wp:effectExtent l="19050" t="19050" r="28575" b="22860"/>
            <wp:docPr id="121" name="Picture 120" descr="A screen shot of a computer program&#10;&#10;AI-generated content may be incorrect.">
              <a:extLst xmlns:a="http://schemas.openxmlformats.org/drawingml/2006/main">
                <a:ext uri="{FF2B5EF4-FFF2-40B4-BE49-F238E27FC236}">
                  <a16:creationId xmlns:a16="http://schemas.microsoft.com/office/drawing/2014/main" id="{FD393FD9-12FD-4D00-81DB-136FC33BE63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Picture 120" descr="A screen shot of a computer program&#10;&#10;AI-generated content may be incorrect.">
                      <a:extLst>
                        <a:ext uri="{FF2B5EF4-FFF2-40B4-BE49-F238E27FC236}">
                          <a16:creationId xmlns:a16="http://schemas.microsoft.com/office/drawing/2014/main" id="{66ECD2C1-ED7D-09C0-B5EB-ADA30F9F8BB0}"/>
                        </a:ext>
                      </a:extLst>
                    </pic:cNvPr>
                    <pic:cNvPicPr>
                      <a:picLocks noChangeAspect="1"/>
                    </pic:cNvPicPr>
                  </pic:nvPicPr>
                  <pic:blipFill>
                    <a:blip r:embed="rId18"/>
                    <a:stretch>
                      <a:fillRect/>
                    </a:stretch>
                  </pic:blipFill>
                  <pic:spPr>
                    <a:xfrm>
                      <a:off x="0" y="0"/>
                      <a:ext cx="3270471" cy="3047354"/>
                    </a:xfrm>
                    <a:prstGeom prst="rect">
                      <a:avLst/>
                    </a:prstGeom>
                    <a:ln>
                      <a:solidFill>
                        <a:schemeClr val="tx1"/>
                      </a:solidFill>
                    </a:ln>
                  </pic:spPr>
                </pic:pic>
              </a:graphicData>
            </a:graphic>
          </wp:inline>
        </w:drawing>
      </w:r>
    </w:p>
    <w:p w14:paraId="7B333C0F" w14:textId="1E38FE8D" w:rsidR="00A50378" w:rsidRPr="00787C78" w:rsidRDefault="00742B3B" w:rsidP="00787C78">
      <w:pPr>
        <w:jc w:val="center"/>
        <w:rPr>
          <w:rFonts w:ascii="Times New Roman" w:hAnsi="Times New Roman" w:cs="Times New Roman"/>
          <w:b/>
          <w:sz w:val="26"/>
          <w:szCs w:val="26"/>
        </w:rPr>
      </w:pPr>
      <w:r w:rsidRPr="00787C78">
        <w:rPr>
          <w:rFonts w:ascii="Times New Roman" w:hAnsi="Times New Roman" w:cs="Times New Roman"/>
          <w:b/>
          <w:sz w:val="26"/>
          <w:szCs w:val="26"/>
        </w:rPr>
        <w:drawing>
          <wp:inline distT="0" distB="0" distL="0" distR="0" wp14:anchorId="49FD362C" wp14:editId="2C885666">
            <wp:extent cx="3348990" cy="1775475"/>
            <wp:effectExtent l="19050" t="19050" r="22860" b="15240"/>
            <wp:docPr id="119" name="Picture 118" descr="A screen shot of a computer&#10;&#10;AI-generated content may be incorrect.">
              <a:extLst xmlns:a="http://schemas.openxmlformats.org/drawingml/2006/main">
                <a:ext uri="{FF2B5EF4-FFF2-40B4-BE49-F238E27FC236}">
                  <a16:creationId xmlns:a16="http://schemas.microsoft.com/office/drawing/2014/main" id="{CA7E3255-79A0-40EB-B1A6-85DFC7F63DB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8" descr="A screen shot of a computer&#10;&#10;AI-generated content may be incorrect.">
                      <a:extLst>
                        <a:ext uri="{FF2B5EF4-FFF2-40B4-BE49-F238E27FC236}">
                          <a16:creationId xmlns:a16="http://schemas.microsoft.com/office/drawing/2014/main" id="{F23147BA-076B-CD19-31A5-2772E755C38C}"/>
                        </a:ext>
                      </a:extLst>
                    </pic:cNvPr>
                    <pic:cNvPicPr>
                      <a:picLocks noChangeAspect="1"/>
                    </pic:cNvPicPr>
                  </pic:nvPicPr>
                  <pic:blipFill>
                    <a:blip r:embed="rId19"/>
                    <a:stretch>
                      <a:fillRect/>
                    </a:stretch>
                  </pic:blipFill>
                  <pic:spPr>
                    <a:xfrm>
                      <a:off x="0" y="0"/>
                      <a:ext cx="3353327" cy="1777774"/>
                    </a:xfrm>
                    <a:prstGeom prst="rect">
                      <a:avLst/>
                    </a:prstGeom>
                    <a:ln>
                      <a:solidFill>
                        <a:schemeClr val="tx1"/>
                      </a:solidFill>
                    </a:ln>
                  </pic:spPr>
                </pic:pic>
              </a:graphicData>
            </a:graphic>
          </wp:inline>
        </w:drawing>
      </w:r>
    </w:p>
    <w:p w14:paraId="65F2F26F" w14:textId="77777777" w:rsidR="006A7E3D" w:rsidRDefault="006A7E3D" w:rsidP="00787C78">
      <w:pPr>
        <w:jc w:val="both"/>
        <w:rPr>
          <w:rFonts w:ascii="Times New Roman" w:hAnsi="Times New Roman" w:cs="Times New Roman"/>
          <w:b/>
          <w:sz w:val="26"/>
          <w:szCs w:val="26"/>
        </w:rPr>
      </w:pPr>
    </w:p>
    <w:p w14:paraId="5818B886" w14:textId="77777777" w:rsidR="00787C78" w:rsidRPr="00787C78" w:rsidRDefault="00787C78" w:rsidP="00787C78">
      <w:pPr>
        <w:jc w:val="both"/>
        <w:rPr>
          <w:rFonts w:ascii="Times New Roman" w:hAnsi="Times New Roman" w:cs="Times New Roman"/>
          <w:b/>
          <w:bCs/>
          <w:sz w:val="26"/>
          <w:szCs w:val="26"/>
        </w:rPr>
      </w:pPr>
    </w:p>
    <w:p w14:paraId="2011799E" w14:textId="6B52C611" w:rsidR="006A7E3D" w:rsidRPr="00787C78" w:rsidRDefault="006A7E3D" w:rsidP="00787C78">
      <w:pPr>
        <w:jc w:val="both"/>
        <w:rPr>
          <w:rFonts w:ascii="Times New Roman" w:hAnsi="Times New Roman" w:cs="Times New Roman"/>
          <w:b/>
          <w:sz w:val="26"/>
          <w:szCs w:val="26"/>
        </w:rPr>
      </w:pPr>
      <w:r w:rsidRPr="006E752E">
        <w:rPr>
          <w:rFonts w:ascii="Times New Roman" w:hAnsi="Times New Roman" w:cs="Times New Roman"/>
          <w:b/>
          <w:sz w:val="26"/>
          <w:szCs w:val="26"/>
          <w:lang w:val="en-US"/>
        </w:rPr>
        <w:t xml:space="preserve">3.3. </w:t>
      </w:r>
      <w:r w:rsidRPr="00787C78">
        <w:rPr>
          <w:rFonts w:ascii="Times New Roman" w:hAnsi="Times New Roman" w:cs="Times New Roman"/>
          <w:b/>
          <w:sz w:val="26"/>
          <w:szCs w:val="26"/>
        </w:rPr>
        <w:t>TextField với validation</w:t>
      </w:r>
    </w:p>
    <w:p w14:paraId="03A25F3E" w14:textId="77777777" w:rsidR="00806F97" w:rsidRPr="00806F97" w:rsidRDefault="00806F97" w:rsidP="00787C78">
      <w:pPr>
        <w:numPr>
          <w:ilvl w:val="0"/>
          <w:numId w:val="10"/>
        </w:numPr>
        <w:jc w:val="both"/>
        <w:rPr>
          <w:rFonts w:ascii="Times New Roman" w:hAnsi="Times New Roman" w:cs="Times New Roman"/>
          <w:sz w:val="26"/>
          <w:szCs w:val="26"/>
          <w:lang w:val="en-US"/>
        </w:rPr>
      </w:pPr>
      <w:r w:rsidRPr="00806F97">
        <w:rPr>
          <w:rFonts w:ascii="Times New Roman" w:hAnsi="Times New Roman" w:cs="Times New Roman"/>
          <w:sz w:val="26"/>
          <w:szCs w:val="26"/>
          <w:lang w:val="vi-VN"/>
        </w:rPr>
        <w:t xml:space="preserve">Để đảm bảo ứng dụng an toàn và dễ sử dụng, </w:t>
      </w:r>
      <w:r w:rsidRPr="00806F97">
        <w:rPr>
          <w:rFonts w:ascii="Times New Roman" w:hAnsi="Times New Roman" w:cs="Times New Roman"/>
          <w:sz w:val="26"/>
          <w:szCs w:val="26"/>
          <w:lang w:val="en-US"/>
        </w:rPr>
        <w:t>cần</w:t>
      </w:r>
      <w:r w:rsidRPr="00806F97">
        <w:rPr>
          <w:rFonts w:ascii="Times New Roman" w:hAnsi="Times New Roman" w:cs="Times New Roman"/>
          <w:sz w:val="26"/>
          <w:szCs w:val="26"/>
          <w:lang w:val="vi-VN"/>
        </w:rPr>
        <w:t xml:space="preserve"> kiểm tra </w:t>
      </w:r>
      <w:r w:rsidRPr="00806F97">
        <w:rPr>
          <w:rFonts w:ascii="Times New Roman" w:hAnsi="Times New Roman" w:cs="Times New Roman"/>
          <w:sz w:val="26"/>
          <w:szCs w:val="26"/>
          <w:lang w:val="en-US"/>
        </w:rPr>
        <w:t xml:space="preserve">tính hợp lệ (Validation) của </w:t>
      </w:r>
      <w:r w:rsidRPr="00806F97">
        <w:rPr>
          <w:rFonts w:ascii="Times New Roman" w:hAnsi="Times New Roman" w:cs="Times New Roman"/>
          <w:sz w:val="26"/>
          <w:szCs w:val="26"/>
          <w:lang w:val="vi-VN"/>
        </w:rPr>
        <w:t>thông tin người dùng cung</w:t>
      </w:r>
      <w:r w:rsidRPr="00806F97">
        <w:rPr>
          <w:rFonts w:ascii="Times New Roman" w:hAnsi="Times New Roman" w:cs="Times New Roman"/>
          <w:sz w:val="26"/>
          <w:szCs w:val="26"/>
          <w:lang w:val="en-US"/>
        </w:rPr>
        <w:t xml:space="preserve"> cấp.</w:t>
      </w:r>
    </w:p>
    <w:p w14:paraId="072C6CC6" w14:textId="77777777" w:rsidR="00806F97" w:rsidRPr="00806F97" w:rsidRDefault="00806F97" w:rsidP="00787C78">
      <w:pPr>
        <w:numPr>
          <w:ilvl w:val="0"/>
          <w:numId w:val="10"/>
        </w:numPr>
        <w:jc w:val="both"/>
        <w:rPr>
          <w:rFonts w:ascii="Times New Roman" w:hAnsi="Times New Roman" w:cs="Times New Roman"/>
          <w:sz w:val="26"/>
          <w:szCs w:val="26"/>
          <w:lang w:val="en-US"/>
        </w:rPr>
      </w:pPr>
      <w:r w:rsidRPr="00806F97">
        <w:rPr>
          <w:rFonts w:ascii="Times New Roman" w:hAnsi="Times New Roman" w:cs="Times New Roman"/>
          <w:sz w:val="26"/>
          <w:szCs w:val="26"/>
          <w:lang w:val="en-US"/>
        </w:rPr>
        <w:t>Thường đ</w:t>
      </w:r>
      <w:r w:rsidRPr="00806F97">
        <w:rPr>
          <w:rFonts w:ascii="Times New Roman" w:hAnsi="Times New Roman" w:cs="Times New Roman"/>
          <w:sz w:val="26"/>
          <w:szCs w:val="26"/>
          <w:lang w:val="vi-VN"/>
        </w:rPr>
        <w:t>ược sử dụng trong các form đăng ký, đăng nhập, nhập email, mật khẩu</w:t>
      </w:r>
      <w:r w:rsidRPr="00806F97">
        <w:rPr>
          <w:rFonts w:ascii="Times New Roman" w:hAnsi="Times New Roman" w:cs="Times New Roman"/>
          <w:sz w:val="26"/>
          <w:szCs w:val="26"/>
          <w:lang w:val="en-US"/>
        </w:rPr>
        <w:t>, v.v.</w:t>
      </w:r>
    </w:p>
    <w:p w14:paraId="55C0E7CD" w14:textId="040299EA" w:rsidR="00806F97" w:rsidRPr="00787C78" w:rsidRDefault="00806F97" w:rsidP="00787C78">
      <w:pPr>
        <w:numPr>
          <w:ilvl w:val="0"/>
          <w:numId w:val="10"/>
        </w:numPr>
        <w:jc w:val="both"/>
        <w:rPr>
          <w:rFonts w:ascii="Times New Roman" w:hAnsi="Times New Roman" w:cs="Times New Roman"/>
          <w:sz w:val="26"/>
          <w:szCs w:val="26"/>
          <w:lang w:val="en-US"/>
        </w:rPr>
      </w:pPr>
      <w:r w:rsidRPr="00806F97">
        <w:rPr>
          <w:rFonts w:ascii="Times New Roman" w:hAnsi="Times New Roman" w:cs="Times New Roman"/>
          <w:sz w:val="26"/>
          <w:szCs w:val="26"/>
          <w:lang w:val="en-US"/>
        </w:rPr>
        <w:t>Giúp đảm bảo dữ liệu chính xác, tránh lỗi trong quá trình xử lý.</w:t>
      </w:r>
    </w:p>
    <w:p w14:paraId="1A847EC9" w14:textId="3B053BE6" w:rsidR="00806F97" w:rsidRPr="00806F97" w:rsidRDefault="00A8362D" w:rsidP="00787C78">
      <w:pPr>
        <w:jc w:val="both"/>
        <w:rPr>
          <w:rFonts w:ascii="Times New Roman" w:hAnsi="Times New Roman" w:cs="Times New Roman"/>
          <w:sz w:val="26"/>
          <w:szCs w:val="26"/>
          <w:lang w:val="en-US"/>
        </w:rPr>
      </w:pPr>
      <w:r w:rsidRPr="00787C78">
        <w:rPr>
          <w:rFonts w:ascii="Times New Roman" w:hAnsi="Times New Roman" w:cs="Times New Roman"/>
          <w:sz w:val="26"/>
          <w:szCs w:val="26"/>
          <w:lang w:val="en-US"/>
        </w:rPr>
        <w:t>Code ví dụ yêu cầu người dùng phải nhập vào tên của mình, không được để trống</w:t>
      </w:r>
      <w:r w:rsidR="00835D4B" w:rsidRPr="00787C78">
        <w:rPr>
          <w:rFonts w:ascii="Times New Roman" w:hAnsi="Times New Roman" w:cs="Times New Roman"/>
          <w:sz w:val="26"/>
          <w:szCs w:val="26"/>
          <w:lang w:val="en-US"/>
        </w:rPr>
        <w:t>, nếu không nhập sẽ thông báo, đã nhập tên và nhấn “Hoàn thành” thì thành công, snachbar ớ dưới hiện “Đã nhập tên”</w:t>
      </w:r>
    </w:p>
    <w:p w14:paraId="1FE3B42C" w14:textId="7C92545B" w:rsidR="00AF70DA" w:rsidRPr="00787C78" w:rsidRDefault="00A8362D" w:rsidP="00787C78">
      <w:pPr>
        <w:jc w:val="center"/>
        <w:rPr>
          <w:rFonts w:ascii="Times New Roman" w:hAnsi="Times New Roman" w:cs="Times New Roman"/>
          <w:b/>
          <w:sz w:val="26"/>
          <w:szCs w:val="26"/>
        </w:rPr>
      </w:pPr>
      <w:r w:rsidRPr="00787C78">
        <w:rPr>
          <w:rFonts w:ascii="Times New Roman" w:hAnsi="Times New Roman" w:cs="Times New Roman"/>
          <w:b/>
          <w:bCs/>
          <w:sz w:val="26"/>
          <w:szCs w:val="26"/>
        </w:rPr>
        <w:lastRenderedPageBreak/>
        <w:drawing>
          <wp:inline distT="0" distB="0" distL="0" distR="0" wp14:anchorId="41B54B4C" wp14:editId="6C7E197D">
            <wp:extent cx="3569713" cy="3931920"/>
            <wp:effectExtent l="0" t="0" r="0" b="0"/>
            <wp:docPr id="142" name="Picture 141" descr="A screen shot of a computer screen&#10;&#10;AI-generated content may be incorrect.">
              <a:extLst xmlns:a="http://schemas.openxmlformats.org/drawingml/2006/main">
                <a:ext uri="{FF2B5EF4-FFF2-40B4-BE49-F238E27FC236}">
                  <a16:creationId xmlns:a16="http://schemas.microsoft.com/office/drawing/2014/main" id="{8D2B6792-FA86-453B-BE54-401FFE32A6B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Picture 141" descr="A screen shot of a computer screen&#10;&#10;AI-generated content may be incorrect.">
                      <a:extLst>
                        <a:ext uri="{FF2B5EF4-FFF2-40B4-BE49-F238E27FC236}">
                          <a16:creationId xmlns:a16="http://schemas.microsoft.com/office/drawing/2014/main" id="{3AA1D634-06B9-CAE2-7786-073A534A0297}"/>
                        </a:ext>
                      </a:extLst>
                    </pic:cNvPr>
                    <pic:cNvPicPr>
                      <a:picLocks noChangeAspect="1"/>
                    </pic:cNvPicPr>
                  </pic:nvPicPr>
                  <pic:blipFill>
                    <a:blip r:embed="rId20"/>
                    <a:stretch>
                      <a:fillRect/>
                    </a:stretch>
                  </pic:blipFill>
                  <pic:spPr>
                    <a:xfrm>
                      <a:off x="0" y="0"/>
                      <a:ext cx="3576903" cy="3939839"/>
                    </a:xfrm>
                    <a:prstGeom prst="rect">
                      <a:avLst/>
                    </a:prstGeom>
                  </pic:spPr>
                </pic:pic>
              </a:graphicData>
            </a:graphic>
          </wp:inline>
        </w:drawing>
      </w:r>
    </w:p>
    <w:p w14:paraId="7588EFEF" w14:textId="0EF96A47" w:rsidR="00AF70DA" w:rsidRPr="00787C78" w:rsidRDefault="00AF70DA" w:rsidP="00787C78">
      <w:pPr>
        <w:jc w:val="both"/>
        <w:rPr>
          <w:rFonts w:ascii="Times New Roman" w:hAnsi="Times New Roman" w:cs="Times New Roman"/>
          <w:b/>
          <w:sz w:val="26"/>
          <w:szCs w:val="26"/>
          <w:lang w:val="en-US"/>
        </w:rPr>
      </w:pPr>
      <w:r w:rsidRPr="00787C78">
        <w:rPr>
          <w:rFonts w:ascii="Times New Roman" w:hAnsi="Times New Roman" w:cs="Times New Roman"/>
          <w:b/>
          <w:sz w:val="26"/>
          <w:szCs w:val="26"/>
          <w:lang w:val="en-US"/>
        </w:rPr>
        <w:t>4.Switch, Checkbox, Radio, Slider</w:t>
      </w:r>
    </w:p>
    <w:p w14:paraId="629254C2" w14:textId="78BCFF80" w:rsidR="00AA748D" w:rsidRPr="00787C78" w:rsidRDefault="00AA748D" w:rsidP="00787C78">
      <w:pPr>
        <w:jc w:val="both"/>
        <w:rPr>
          <w:rFonts w:ascii="Times New Roman" w:hAnsi="Times New Roman" w:cs="Times New Roman"/>
          <w:b/>
          <w:sz w:val="26"/>
          <w:szCs w:val="26"/>
          <w:lang w:val="en-US"/>
        </w:rPr>
      </w:pPr>
      <w:r w:rsidRPr="00787C78">
        <w:rPr>
          <w:rFonts w:ascii="Times New Roman" w:hAnsi="Times New Roman" w:cs="Times New Roman"/>
          <w:b/>
          <w:sz w:val="26"/>
          <w:szCs w:val="26"/>
          <w:lang w:val="en-US"/>
        </w:rPr>
        <w:t xml:space="preserve">4.1. </w:t>
      </w:r>
      <w:r w:rsidR="00906643" w:rsidRPr="00787C78">
        <w:rPr>
          <w:rFonts w:ascii="Times New Roman" w:hAnsi="Times New Roman" w:cs="Times New Roman"/>
          <w:b/>
          <w:sz w:val="26"/>
          <w:szCs w:val="26"/>
          <w:lang w:val="en-US"/>
        </w:rPr>
        <w:t>Switch</w:t>
      </w:r>
    </w:p>
    <w:p w14:paraId="2D2DF51B" w14:textId="77777777" w:rsidR="00536D84" w:rsidRPr="00536D84" w:rsidRDefault="00536D84" w:rsidP="00787C78">
      <w:pPr>
        <w:numPr>
          <w:ilvl w:val="0"/>
          <w:numId w:val="13"/>
        </w:numPr>
        <w:jc w:val="both"/>
        <w:rPr>
          <w:rFonts w:ascii="Times New Roman" w:hAnsi="Times New Roman" w:cs="Times New Roman"/>
          <w:sz w:val="26"/>
          <w:szCs w:val="26"/>
          <w:lang w:val="en-US"/>
        </w:rPr>
      </w:pPr>
      <w:r w:rsidRPr="00536D84">
        <w:rPr>
          <w:rFonts w:ascii="Times New Roman" w:hAnsi="Times New Roman" w:cs="Times New Roman"/>
          <w:sz w:val="26"/>
          <w:szCs w:val="26"/>
          <w:lang w:val="en-US"/>
        </w:rPr>
        <w:t>Switch là một widget dùng để chuyển đổi trạng thái bật/tắt một cài đặt duy nhất.</w:t>
      </w:r>
    </w:p>
    <w:p w14:paraId="5720D26A" w14:textId="77777777" w:rsidR="00536D84" w:rsidRPr="00787C78" w:rsidRDefault="00536D84" w:rsidP="00787C78">
      <w:pPr>
        <w:numPr>
          <w:ilvl w:val="0"/>
          <w:numId w:val="13"/>
        </w:numPr>
        <w:jc w:val="both"/>
        <w:rPr>
          <w:rFonts w:ascii="Times New Roman" w:hAnsi="Times New Roman" w:cs="Times New Roman"/>
          <w:sz w:val="26"/>
          <w:szCs w:val="26"/>
          <w:lang w:val="en-US"/>
        </w:rPr>
      </w:pPr>
      <w:r w:rsidRPr="00536D84">
        <w:rPr>
          <w:rFonts w:ascii="Times New Roman" w:hAnsi="Times New Roman" w:cs="Times New Roman"/>
          <w:sz w:val="26"/>
          <w:szCs w:val="26"/>
          <w:lang w:val="en-US"/>
        </w:rPr>
        <w:t>Khi trạng thái của switch thay đổi, widget sẽ gọi hàm callback onChanged()</w:t>
      </w:r>
    </w:p>
    <w:p w14:paraId="1957FDCE" w14:textId="7760A309" w:rsidR="00536D84" w:rsidRPr="00787C78" w:rsidRDefault="005A30B8" w:rsidP="00787C78">
      <w:pPr>
        <w:jc w:val="center"/>
        <w:rPr>
          <w:rFonts w:ascii="Times New Roman" w:hAnsi="Times New Roman" w:cs="Times New Roman"/>
          <w:sz w:val="26"/>
          <w:szCs w:val="26"/>
          <w:lang w:val="en-US"/>
        </w:rPr>
      </w:pPr>
      <w:r w:rsidRPr="00787C78">
        <w:rPr>
          <w:rFonts w:ascii="Times New Roman" w:hAnsi="Times New Roman" w:cs="Times New Roman"/>
          <w:sz w:val="26"/>
          <w:szCs w:val="26"/>
        </w:rPr>
        <w:lastRenderedPageBreak/>
        <w:drawing>
          <wp:inline distT="0" distB="0" distL="0" distR="0" wp14:anchorId="515B8921" wp14:editId="20167D0C">
            <wp:extent cx="3430629" cy="3954780"/>
            <wp:effectExtent l="0" t="0" r="0" b="7620"/>
            <wp:docPr id="10" name="Picture 9" descr="A screenshot of a computer program&#10;&#10;AI-generated content may be incorrect.">
              <a:extLst xmlns:a="http://schemas.openxmlformats.org/drawingml/2006/main">
                <a:ext uri="{FF2B5EF4-FFF2-40B4-BE49-F238E27FC236}">
                  <a16:creationId xmlns:a16="http://schemas.microsoft.com/office/drawing/2014/main" id="{9951FA60-F3E2-45DC-94E0-2106AE5B69F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descr="A screenshot of a computer program&#10;&#10;AI-generated content may be incorrect.">
                      <a:extLst>
                        <a:ext uri="{FF2B5EF4-FFF2-40B4-BE49-F238E27FC236}">
                          <a16:creationId xmlns:a16="http://schemas.microsoft.com/office/drawing/2014/main" id="{78C9CE4F-69AD-603A-0C21-E78BEF86B6F0}"/>
                        </a:ext>
                      </a:extLst>
                    </pic:cNvPr>
                    <pic:cNvPicPr>
                      <a:picLocks noChangeAspect="1"/>
                    </pic:cNvPicPr>
                  </pic:nvPicPr>
                  <pic:blipFill>
                    <a:blip r:embed="rId21"/>
                    <a:stretch>
                      <a:fillRect/>
                    </a:stretch>
                  </pic:blipFill>
                  <pic:spPr>
                    <a:xfrm>
                      <a:off x="0" y="0"/>
                      <a:ext cx="3434032" cy="3958703"/>
                    </a:xfrm>
                    <a:prstGeom prst="rect">
                      <a:avLst/>
                    </a:prstGeom>
                  </pic:spPr>
                </pic:pic>
              </a:graphicData>
            </a:graphic>
          </wp:inline>
        </w:drawing>
      </w:r>
    </w:p>
    <w:p w14:paraId="2923FA22" w14:textId="77777777" w:rsidR="00A34599" w:rsidRPr="00787C78" w:rsidRDefault="00A34599" w:rsidP="00787C78">
      <w:pPr>
        <w:jc w:val="both"/>
        <w:rPr>
          <w:rFonts w:ascii="Times New Roman" w:hAnsi="Times New Roman" w:cs="Times New Roman"/>
          <w:sz w:val="26"/>
          <w:szCs w:val="26"/>
        </w:rPr>
      </w:pPr>
      <w:r w:rsidRPr="00787C78">
        <w:rPr>
          <w:rFonts w:ascii="Times New Roman" w:hAnsi="Times New Roman" w:cs="Times New Roman"/>
          <w:sz w:val="26"/>
          <w:szCs w:val="26"/>
        </w:rPr>
        <w:t>bool light là biến trạng thái (state variable) dùng để lưu trạng thái hiện tại của công tắc</w:t>
      </w:r>
    </w:p>
    <w:p w14:paraId="54E8E3D9" w14:textId="1870D4DA" w:rsidR="002A300F" w:rsidRPr="00787C78" w:rsidRDefault="002A300F" w:rsidP="00787C78">
      <w:pPr>
        <w:jc w:val="both"/>
        <w:rPr>
          <w:rFonts w:ascii="Times New Roman" w:hAnsi="Times New Roman" w:cs="Times New Roman"/>
          <w:sz w:val="26"/>
          <w:szCs w:val="26"/>
        </w:rPr>
      </w:pPr>
      <w:r w:rsidRPr="00787C78">
        <w:rPr>
          <w:rFonts w:ascii="Times New Roman" w:hAnsi="Times New Roman" w:cs="Times New Roman"/>
          <w:sz w:val="26"/>
          <w:szCs w:val="26"/>
        </w:rPr>
        <w:t>setState() báo cho Flutter biết rằng giao diện đã thay đổi và cần rebuild</w:t>
      </w:r>
    </w:p>
    <w:p w14:paraId="2531DD09" w14:textId="2D2704E5" w:rsidR="00B40B80" w:rsidRPr="00787C78" w:rsidRDefault="00B40B80" w:rsidP="00787C78">
      <w:pPr>
        <w:jc w:val="both"/>
        <w:rPr>
          <w:rFonts w:ascii="Times New Roman" w:hAnsi="Times New Roman" w:cs="Times New Roman"/>
          <w:sz w:val="26"/>
          <w:szCs w:val="26"/>
          <w:lang w:val="en-US"/>
        </w:rPr>
      </w:pPr>
      <w:r w:rsidRPr="00787C78">
        <w:rPr>
          <w:rFonts w:ascii="Times New Roman" w:hAnsi="Times New Roman" w:cs="Times New Roman"/>
          <w:sz w:val="26"/>
          <w:szCs w:val="26"/>
          <w:lang w:val="en-US"/>
        </w:rPr>
        <w:t>Có thể thêm màu cho nút để sinh động qua activeThumbColor và activeTrackColor</w:t>
      </w:r>
    </w:p>
    <w:p w14:paraId="46A4F7B3" w14:textId="77777777" w:rsidR="00536D84" w:rsidRPr="00536D84" w:rsidRDefault="00536D84" w:rsidP="00787C78">
      <w:pPr>
        <w:jc w:val="both"/>
        <w:rPr>
          <w:rFonts w:ascii="Times New Roman" w:hAnsi="Times New Roman" w:cs="Times New Roman"/>
          <w:sz w:val="26"/>
          <w:szCs w:val="26"/>
          <w:lang w:val="en-US"/>
        </w:rPr>
      </w:pPr>
    </w:p>
    <w:p w14:paraId="4F6B398F" w14:textId="3BA2DB48" w:rsidR="00906643" w:rsidRPr="00787C78" w:rsidRDefault="00536D84" w:rsidP="00787C78">
      <w:pPr>
        <w:jc w:val="both"/>
        <w:rPr>
          <w:rFonts w:ascii="Times New Roman" w:hAnsi="Times New Roman" w:cs="Times New Roman"/>
          <w:b/>
          <w:sz w:val="26"/>
          <w:szCs w:val="26"/>
          <w:lang w:val="en-US"/>
        </w:rPr>
      </w:pPr>
      <w:r w:rsidRPr="00787C78">
        <w:rPr>
          <w:rFonts w:ascii="Times New Roman" w:hAnsi="Times New Roman" w:cs="Times New Roman"/>
          <w:b/>
          <w:sz w:val="26"/>
          <w:szCs w:val="26"/>
          <w:lang w:val="en-US"/>
        </w:rPr>
        <w:t>4</w:t>
      </w:r>
      <w:r w:rsidRPr="00787C78">
        <w:rPr>
          <w:rFonts w:ascii="Times New Roman" w:hAnsi="Times New Roman" w:cs="Times New Roman"/>
          <w:b/>
          <w:sz w:val="26"/>
          <w:szCs w:val="26"/>
          <w:lang w:val="en-US"/>
        </w:rPr>
        <w:t>.2</w:t>
      </w:r>
      <w:r w:rsidR="00222100" w:rsidRPr="00787C78">
        <w:rPr>
          <w:rFonts w:ascii="Times New Roman" w:hAnsi="Times New Roman" w:cs="Times New Roman"/>
          <w:b/>
          <w:sz w:val="26"/>
          <w:szCs w:val="26"/>
          <w:lang w:val="en-US"/>
        </w:rPr>
        <w:t>. Checkbox</w:t>
      </w:r>
    </w:p>
    <w:p w14:paraId="250DEA97" w14:textId="77777777" w:rsidR="0023535F" w:rsidRPr="0023535F" w:rsidRDefault="0023535F" w:rsidP="00787C78">
      <w:pPr>
        <w:numPr>
          <w:ilvl w:val="0"/>
          <w:numId w:val="14"/>
        </w:numPr>
        <w:jc w:val="both"/>
        <w:rPr>
          <w:rFonts w:ascii="Times New Roman" w:hAnsi="Times New Roman" w:cs="Times New Roman"/>
          <w:sz w:val="26"/>
          <w:szCs w:val="26"/>
          <w:lang w:val="en-US"/>
        </w:rPr>
      </w:pPr>
      <w:r w:rsidRPr="0023535F">
        <w:rPr>
          <w:rFonts w:ascii="Times New Roman" w:hAnsi="Times New Roman" w:cs="Times New Roman"/>
          <w:b/>
          <w:sz w:val="26"/>
          <w:szCs w:val="26"/>
          <w:lang w:val="vi-VN"/>
        </w:rPr>
        <w:t>Checkbox</w:t>
      </w:r>
      <w:r w:rsidRPr="0023535F">
        <w:rPr>
          <w:rFonts w:ascii="Times New Roman" w:hAnsi="Times New Roman" w:cs="Times New Roman"/>
          <w:sz w:val="26"/>
          <w:szCs w:val="26"/>
          <w:lang w:val="vi-VN"/>
        </w:rPr>
        <w:t xml:space="preserve"> là một widget cho phép người dùng chọn</w:t>
      </w:r>
      <w:r w:rsidRPr="0023535F">
        <w:rPr>
          <w:rFonts w:ascii="Times New Roman" w:hAnsi="Times New Roman" w:cs="Times New Roman"/>
          <w:sz w:val="26"/>
          <w:szCs w:val="26"/>
          <w:lang w:val="en-US"/>
        </w:rPr>
        <w:t xml:space="preserve"> </w:t>
      </w:r>
      <w:r w:rsidRPr="0023535F">
        <w:rPr>
          <w:rFonts w:ascii="Times New Roman" w:hAnsi="Times New Roman" w:cs="Times New Roman"/>
          <w:sz w:val="26"/>
          <w:szCs w:val="26"/>
          <w:lang w:val="vi-VN"/>
        </w:rPr>
        <w:t>hoặc bỏ chọn một tùy chọn</w:t>
      </w:r>
      <w:r w:rsidRPr="0023535F">
        <w:rPr>
          <w:rFonts w:ascii="Times New Roman" w:hAnsi="Times New Roman" w:cs="Times New Roman"/>
          <w:sz w:val="26"/>
          <w:szCs w:val="26"/>
          <w:lang w:val="en-US"/>
        </w:rPr>
        <w:t>.</w:t>
      </w:r>
    </w:p>
    <w:p w14:paraId="21ED756E" w14:textId="77777777" w:rsidR="0023535F" w:rsidRPr="0023535F" w:rsidRDefault="0023535F" w:rsidP="00787C78">
      <w:pPr>
        <w:numPr>
          <w:ilvl w:val="0"/>
          <w:numId w:val="14"/>
        </w:numPr>
        <w:jc w:val="both"/>
        <w:rPr>
          <w:rFonts w:ascii="Times New Roman" w:hAnsi="Times New Roman" w:cs="Times New Roman"/>
          <w:sz w:val="26"/>
          <w:szCs w:val="26"/>
          <w:lang w:val="en-US"/>
        </w:rPr>
      </w:pPr>
      <w:r w:rsidRPr="0023535F">
        <w:rPr>
          <w:rFonts w:ascii="Times New Roman" w:hAnsi="Times New Roman" w:cs="Times New Roman"/>
          <w:sz w:val="26"/>
          <w:szCs w:val="26"/>
          <w:lang w:val="vi-VN"/>
        </w:rPr>
        <w:t xml:space="preserve">Checkbox không tự duy trì trạng thái, mà khi </w:t>
      </w:r>
      <w:r w:rsidRPr="0023535F">
        <w:rPr>
          <w:rFonts w:ascii="Times New Roman" w:hAnsi="Times New Roman" w:cs="Times New Roman"/>
          <w:sz w:val="26"/>
          <w:szCs w:val="26"/>
          <w:lang w:val="en-US"/>
        </w:rPr>
        <w:t xml:space="preserve">nó </w:t>
      </w:r>
      <w:r w:rsidRPr="0023535F">
        <w:rPr>
          <w:rFonts w:ascii="Times New Roman" w:hAnsi="Times New Roman" w:cs="Times New Roman"/>
          <w:sz w:val="26"/>
          <w:szCs w:val="26"/>
          <w:lang w:val="vi-VN"/>
        </w:rPr>
        <w:t xml:space="preserve">thay đổi sẽ gọi hàm onChanged() để cập nhật </w:t>
      </w:r>
      <w:r w:rsidRPr="0023535F">
        <w:rPr>
          <w:rFonts w:ascii="Times New Roman" w:hAnsi="Times New Roman" w:cs="Times New Roman"/>
          <w:sz w:val="26"/>
          <w:szCs w:val="26"/>
          <w:lang w:val="en-US"/>
        </w:rPr>
        <w:t xml:space="preserve"> </w:t>
      </w:r>
      <w:r w:rsidRPr="0023535F">
        <w:rPr>
          <w:rFonts w:ascii="Times New Roman" w:hAnsi="Times New Roman" w:cs="Times New Roman"/>
          <w:sz w:val="26"/>
          <w:szCs w:val="26"/>
          <w:lang w:val="vi-VN"/>
        </w:rPr>
        <w:t>giá trị.</w:t>
      </w:r>
    </w:p>
    <w:p w14:paraId="2DBEB6E2" w14:textId="77777777" w:rsidR="0023535F" w:rsidRPr="0023535F" w:rsidRDefault="0023535F" w:rsidP="00787C78">
      <w:pPr>
        <w:numPr>
          <w:ilvl w:val="0"/>
          <w:numId w:val="14"/>
        </w:numPr>
        <w:jc w:val="both"/>
        <w:rPr>
          <w:rFonts w:ascii="Times New Roman" w:hAnsi="Times New Roman" w:cs="Times New Roman"/>
          <w:sz w:val="26"/>
          <w:szCs w:val="26"/>
          <w:lang w:val="en-US"/>
        </w:rPr>
      </w:pPr>
      <w:r w:rsidRPr="0023535F">
        <w:rPr>
          <w:rFonts w:ascii="Times New Roman" w:hAnsi="Times New Roman" w:cs="Times New Roman"/>
          <w:sz w:val="26"/>
          <w:szCs w:val="26"/>
          <w:lang w:val="vi-VN"/>
        </w:rPr>
        <w:t xml:space="preserve">Checkbox có thể hiển thị ba trạng thái </w:t>
      </w:r>
      <w:r w:rsidRPr="0023535F">
        <w:rPr>
          <w:rFonts w:ascii="Times New Roman" w:hAnsi="Times New Roman" w:cs="Times New Roman"/>
          <w:sz w:val="26"/>
          <w:szCs w:val="26"/>
          <w:lang w:val="en-US"/>
        </w:rPr>
        <w:t>là</w:t>
      </w:r>
      <w:r w:rsidRPr="0023535F">
        <w:rPr>
          <w:rFonts w:ascii="Times New Roman" w:hAnsi="Times New Roman" w:cs="Times New Roman"/>
          <w:sz w:val="26"/>
          <w:szCs w:val="26"/>
          <w:lang w:val="vi-VN"/>
        </w:rPr>
        <w:t xml:space="preserve"> true, false, và null</w:t>
      </w:r>
    </w:p>
    <w:p w14:paraId="748871D9" w14:textId="5EC6DFF2" w:rsidR="00222100" w:rsidRPr="00787C78" w:rsidRDefault="007F47DB" w:rsidP="00787C78">
      <w:pPr>
        <w:jc w:val="center"/>
        <w:rPr>
          <w:rFonts w:ascii="Times New Roman" w:hAnsi="Times New Roman" w:cs="Times New Roman"/>
          <w:b/>
          <w:sz w:val="26"/>
          <w:szCs w:val="26"/>
          <w:lang w:val="en-US"/>
        </w:rPr>
      </w:pPr>
      <w:r w:rsidRPr="00787C78">
        <w:rPr>
          <w:rFonts w:ascii="Times New Roman" w:hAnsi="Times New Roman" w:cs="Times New Roman"/>
          <w:b/>
          <w:sz w:val="26"/>
          <w:szCs w:val="26"/>
        </w:rPr>
        <w:lastRenderedPageBreak/>
        <w:drawing>
          <wp:inline distT="0" distB="0" distL="0" distR="0" wp14:anchorId="6C06AF40" wp14:editId="577E23B5">
            <wp:extent cx="4007831" cy="4158736"/>
            <wp:effectExtent l="0" t="0" r="0" b="0"/>
            <wp:docPr id="6" name="Picture 5">
              <a:extLst xmlns:a="http://schemas.openxmlformats.org/drawingml/2006/main">
                <a:ext uri="{FF2B5EF4-FFF2-40B4-BE49-F238E27FC236}">
                  <a16:creationId xmlns:a16="http://schemas.microsoft.com/office/drawing/2014/main" id="{754E3165-309B-4A77-B44E-29AC23DC1C8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E45A7C68-B0D6-0233-C2AF-239BA60002C2}"/>
                        </a:ext>
                      </a:extLst>
                    </pic:cNvPr>
                    <pic:cNvPicPr>
                      <a:picLocks noChangeAspect="1"/>
                    </pic:cNvPicPr>
                  </pic:nvPicPr>
                  <pic:blipFill>
                    <a:blip r:embed="rId22"/>
                    <a:stretch>
                      <a:fillRect/>
                    </a:stretch>
                  </pic:blipFill>
                  <pic:spPr>
                    <a:xfrm>
                      <a:off x="0" y="0"/>
                      <a:ext cx="4007831" cy="4158736"/>
                    </a:xfrm>
                    <a:prstGeom prst="rect">
                      <a:avLst/>
                    </a:prstGeom>
                  </pic:spPr>
                </pic:pic>
              </a:graphicData>
            </a:graphic>
          </wp:inline>
        </w:drawing>
      </w:r>
    </w:p>
    <w:p w14:paraId="7573BFF0" w14:textId="514F1CF5" w:rsidR="00722CCF" w:rsidRPr="00787C78" w:rsidRDefault="00722CCF" w:rsidP="00787C78">
      <w:pPr>
        <w:jc w:val="both"/>
        <w:rPr>
          <w:rFonts w:ascii="Times New Roman" w:hAnsi="Times New Roman" w:cs="Times New Roman"/>
          <w:sz w:val="26"/>
          <w:szCs w:val="26"/>
          <w:lang w:val="en-US"/>
        </w:rPr>
      </w:pPr>
      <w:r w:rsidRPr="00787C78">
        <w:rPr>
          <w:rFonts w:ascii="Times New Roman" w:hAnsi="Times New Roman" w:cs="Times New Roman"/>
          <w:sz w:val="26"/>
          <w:szCs w:val="26"/>
          <w:lang w:val="en-US"/>
        </w:rPr>
        <w:t>Tao checkbox với tối đa 5 lựa chọn</w:t>
      </w:r>
    </w:p>
    <w:p w14:paraId="7A79762E" w14:textId="1BF035A9" w:rsidR="00722CCF" w:rsidRPr="00787C78" w:rsidRDefault="005478FF" w:rsidP="00787C78">
      <w:pPr>
        <w:jc w:val="both"/>
        <w:rPr>
          <w:rFonts w:ascii="Times New Roman" w:hAnsi="Times New Roman" w:cs="Times New Roman"/>
          <w:sz w:val="26"/>
          <w:szCs w:val="26"/>
          <w:lang w:val="en-US"/>
        </w:rPr>
      </w:pPr>
      <w:r w:rsidRPr="00787C78">
        <w:rPr>
          <w:rFonts w:ascii="Times New Roman" w:hAnsi="Times New Roman" w:cs="Times New Roman"/>
          <w:sz w:val="26"/>
          <w:szCs w:val="26"/>
          <w:lang w:val="en-US"/>
        </w:rPr>
        <w:t xml:space="preserve">“options” là 1 list kiểu string </w:t>
      </w:r>
      <w:r w:rsidR="003902E1" w:rsidRPr="00787C78">
        <w:rPr>
          <w:rFonts w:ascii="Times New Roman" w:hAnsi="Times New Roman" w:cs="Times New Roman"/>
          <w:sz w:val="26"/>
          <w:szCs w:val="26"/>
          <w:lang w:val="en-US"/>
        </w:rPr>
        <w:t>với 5 phần tử</w:t>
      </w:r>
    </w:p>
    <w:p w14:paraId="713AC98C" w14:textId="77777777" w:rsidR="003902E1" w:rsidRPr="00787C78" w:rsidRDefault="003902E1" w:rsidP="00787C78">
      <w:pPr>
        <w:jc w:val="both"/>
        <w:rPr>
          <w:rFonts w:ascii="Times New Roman" w:hAnsi="Times New Roman" w:cs="Times New Roman"/>
          <w:sz w:val="26"/>
          <w:szCs w:val="26"/>
          <w:lang w:val="en-US"/>
        </w:rPr>
      </w:pPr>
    </w:p>
    <w:p w14:paraId="69DE42EB" w14:textId="30C167D4" w:rsidR="00222100" w:rsidRPr="00787C78" w:rsidRDefault="00222100" w:rsidP="00787C78">
      <w:pPr>
        <w:jc w:val="both"/>
        <w:rPr>
          <w:rFonts w:ascii="Times New Roman" w:hAnsi="Times New Roman" w:cs="Times New Roman"/>
          <w:b/>
          <w:sz w:val="26"/>
          <w:szCs w:val="26"/>
          <w:lang w:val="en-US"/>
        </w:rPr>
      </w:pPr>
      <w:r w:rsidRPr="00787C78">
        <w:rPr>
          <w:rFonts w:ascii="Times New Roman" w:hAnsi="Times New Roman" w:cs="Times New Roman"/>
          <w:b/>
          <w:sz w:val="26"/>
          <w:szCs w:val="26"/>
          <w:lang w:val="en-US"/>
        </w:rPr>
        <w:t>4.3. Radio</w:t>
      </w:r>
    </w:p>
    <w:p w14:paraId="2BD575E4" w14:textId="1F56B56F" w:rsidR="00427038" w:rsidRPr="00427038" w:rsidRDefault="00AE63CB" w:rsidP="00787C78">
      <w:pPr>
        <w:jc w:val="both"/>
        <w:rPr>
          <w:rFonts w:ascii="Times New Roman" w:hAnsi="Times New Roman" w:cs="Times New Roman"/>
          <w:sz w:val="26"/>
          <w:szCs w:val="26"/>
          <w:lang w:val="en-US"/>
        </w:rPr>
      </w:pPr>
      <w:r w:rsidRPr="00787C78">
        <w:rPr>
          <w:rFonts w:ascii="Times New Roman" w:hAnsi="Times New Roman" w:cs="Times New Roman"/>
          <w:b/>
          <w:sz w:val="26"/>
          <w:szCs w:val="26"/>
          <w:lang w:val="en-US"/>
        </w:rPr>
        <w:t xml:space="preserve">- </w:t>
      </w:r>
      <w:r w:rsidR="00427038" w:rsidRPr="00427038">
        <w:rPr>
          <w:rFonts w:ascii="Times New Roman" w:hAnsi="Times New Roman" w:cs="Times New Roman"/>
          <w:b/>
          <w:sz w:val="26"/>
          <w:szCs w:val="26"/>
          <w:lang w:val="vi-VN"/>
        </w:rPr>
        <w:t>Radio</w:t>
      </w:r>
      <w:r w:rsidR="00427038" w:rsidRPr="00427038">
        <w:rPr>
          <w:rFonts w:ascii="Times New Roman" w:hAnsi="Times New Roman" w:cs="Times New Roman"/>
          <w:sz w:val="26"/>
          <w:szCs w:val="26"/>
          <w:lang w:val="vi-VN"/>
        </w:rPr>
        <w:t xml:space="preserve"> là một nút chọn (radio button)</w:t>
      </w:r>
      <w:r w:rsidR="00427038" w:rsidRPr="00427038">
        <w:rPr>
          <w:rFonts w:ascii="Times New Roman" w:hAnsi="Times New Roman" w:cs="Times New Roman"/>
          <w:sz w:val="26"/>
          <w:szCs w:val="26"/>
          <w:lang w:val="en-US"/>
        </w:rPr>
        <w:t xml:space="preserve"> </w:t>
      </w:r>
      <w:r w:rsidR="00427038" w:rsidRPr="00427038">
        <w:rPr>
          <w:rFonts w:ascii="Times New Roman" w:hAnsi="Times New Roman" w:cs="Times New Roman"/>
          <w:sz w:val="26"/>
          <w:szCs w:val="26"/>
          <w:lang w:val="vi-VN"/>
        </w:rPr>
        <w:t>dùng để chọn một giá trị duy nhất trong một nhóm các lựa chọn</w:t>
      </w:r>
      <w:r w:rsidR="00427038" w:rsidRPr="00427038">
        <w:rPr>
          <w:rFonts w:ascii="Times New Roman" w:hAnsi="Times New Roman" w:cs="Times New Roman"/>
          <w:sz w:val="26"/>
          <w:szCs w:val="26"/>
          <w:lang w:val="en-US"/>
        </w:rPr>
        <w:t>.</w:t>
      </w:r>
    </w:p>
    <w:p w14:paraId="37186CF1" w14:textId="3AF15019" w:rsidR="00427038" w:rsidRPr="00427038" w:rsidRDefault="00AE63CB" w:rsidP="00787C78">
      <w:pPr>
        <w:jc w:val="both"/>
        <w:rPr>
          <w:rFonts w:ascii="Times New Roman" w:hAnsi="Times New Roman" w:cs="Times New Roman"/>
          <w:sz w:val="26"/>
          <w:szCs w:val="26"/>
          <w:lang w:val="en-US"/>
        </w:rPr>
      </w:pPr>
      <w:r w:rsidRPr="00787C78">
        <w:rPr>
          <w:rFonts w:ascii="Times New Roman" w:hAnsi="Times New Roman" w:cs="Times New Roman"/>
          <w:sz w:val="26"/>
          <w:szCs w:val="26"/>
          <w:lang w:val="en-US"/>
        </w:rPr>
        <w:t xml:space="preserve">- </w:t>
      </w:r>
      <w:r w:rsidR="00427038" w:rsidRPr="00427038">
        <w:rPr>
          <w:rFonts w:ascii="Times New Roman" w:hAnsi="Times New Roman" w:cs="Times New Roman"/>
          <w:sz w:val="26"/>
          <w:szCs w:val="26"/>
          <w:lang w:val="vi-VN"/>
        </w:rPr>
        <w:t xml:space="preserve">Khi một nút radio trong nhóm được chọn </w:t>
      </w:r>
      <w:r w:rsidR="00427038" w:rsidRPr="00427038">
        <w:rPr>
          <w:rFonts w:ascii="Times New Roman" w:hAnsi="Times New Roman" w:cs="Times New Roman"/>
          <w:sz w:val="26"/>
          <w:szCs w:val="26"/>
          <w:lang w:val="en-US"/>
        </w:rPr>
        <w:t>thì</w:t>
      </w:r>
      <w:r w:rsidR="00427038" w:rsidRPr="00427038">
        <w:rPr>
          <w:rFonts w:ascii="Times New Roman" w:hAnsi="Times New Roman" w:cs="Times New Roman"/>
          <w:sz w:val="26"/>
          <w:szCs w:val="26"/>
          <w:lang w:val="vi-VN"/>
        </w:rPr>
        <w:t xml:space="preserve"> các nút khác tự động bỏ chọn.</w:t>
      </w:r>
    </w:p>
    <w:p w14:paraId="47A87910" w14:textId="219718FE" w:rsidR="00C43845" w:rsidRPr="00C43845" w:rsidRDefault="00AE63CB" w:rsidP="00787C78">
      <w:pPr>
        <w:jc w:val="both"/>
        <w:rPr>
          <w:rFonts w:ascii="Times New Roman" w:hAnsi="Times New Roman" w:cs="Times New Roman"/>
          <w:sz w:val="26"/>
          <w:szCs w:val="26"/>
          <w:lang w:val="en-US"/>
        </w:rPr>
      </w:pPr>
      <w:r w:rsidRPr="00787C78">
        <w:rPr>
          <w:rFonts w:ascii="Times New Roman" w:hAnsi="Times New Roman" w:cs="Times New Roman"/>
          <w:sz w:val="26"/>
          <w:szCs w:val="26"/>
          <w:lang w:val="en-US"/>
        </w:rPr>
        <w:t xml:space="preserve">- </w:t>
      </w:r>
      <w:r w:rsidR="00427038" w:rsidRPr="00427038">
        <w:rPr>
          <w:rFonts w:ascii="Times New Roman" w:hAnsi="Times New Roman" w:cs="Times New Roman"/>
          <w:sz w:val="26"/>
          <w:szCs w:val="26"/>
          <w:lang w:val="vi-VN"/>
        </w:rPr>
        <w:t>Giá trị của mỗi nút được xác định bằng thuộc tính value.</w:t>
      </w:r>
      <w:r w:rsidRPr="00787C78">
        <w:rPr>
          <w:rFonts w:ascii="Times New Roman" w:hAnsi="Times New Roman" w:cs="Times New Roman"/>
          <w:sz w:val="26"/>
          <w:szCs w:val="26"/>
          <w:lang w:val="en-US"/>
        </w:rPr>
        <w:t xml:space="preserve"> </w:t>
      </w:r>
      <w:r w:rsidRPr="00787C78">
        <w:rPr>
          <w:rFonts w:ascii="Times New Roman" w:hAnsi="Times New Roman" w:cs="Times New Roman"/>
          <w:sz w:val="26"/>
          <w:szCs w:val="26"/>
        </w:rPr>
        <w:t>liên kết với biến _gender để lưu lựa chọn hiện tại.</w:t>
      </w:r>
    </w:p>
    <w:p w14:paraId="2CCB1905" w14:textId="77777777" w:rsidR="00427038" w:rsidRPr="00427038" w:rsidRDefault="00427038" w:rsidP="00787C78">
      <w:pPr>
        <w:jc w:val="both"/>
        <w:rPr>
          <w:rFonts w:ascii="Times New Roman" w:hAnsi="Times New Roman" w:cs="Times New Roman"/>
          <w:sz w:val="26"/>
          <w:szCs w:val="26"/>
          <w:lang w:val="vi-VN"/>
        </w:rPr>
      </w:pPr>
    </w:p>
    <w:p w14:paraId="3049A36D" w14:textId="444BBC87" w:rsidR="00222100" w:rsidRPr="00787C78" w:rsidRDefault="00301FA9" w:rsidP="00787C78">
      <w:pPr>
        <w:jc w:val="center"/>
        <w:rPr>
          <w:rFonts w:ascii="Times New Roman" w:hAnsi="Times New Roman" w:cs="Times New Roman"/>
          <w:b/>
          <w:sz w:val="26"/>
          <w:szCs w:val="26"/>
          <w:lang w:val="en-US"/>
        </w:rPr>
      </w:pPr>
      <w:r w:rsidRPr="00787C78">
        <w:rPr>
          <w:rFonts w:ascii="Times New Roman" w:hAnsi="Times New Roman" w:cs="Times New Roman"/>
          <w:b/>
          <w:sz w:val="26"/>
          <w:szCs w:val="26"/>
        </w:rPr>
        <w:lastRenderedPageBreak/>
        <w:drawing>
          <wp:inline distT="0" distB="0" distL="0" distR="0" wp14:anchorId="4A469E0B" wp14:editId="5638FE75">
            <wp:extent cx="3810312" cy="4371823"/>
            <wp:effectExtent l="0" t="0" r="0" b="0"/>
            <wp:docPr id="480119318" name="Picture 9" descr="A screen shot of a computer&#10;&#10;AI-generated content may be incorrect.">
              <a:extLst xmlns:a="http://schemas.openxmlformats.org/drawingml/2006/main">
                <a:ext uri="{FF2B5EF4-FFF2-40B4-BE49-F238E27FC236}">
                  <a16:creationId xmlns:a16="http://schemas.microsoft.com/office/drawing/2014/main" id="{20052A83-0341-4169-995B-5DAA276500C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119318" name="Picture 9" descr="A screen shot of a computer&#10;&#10;AI-generated content may be incorrect.">
                      <a:extLst>
                        <a:ext uri="{FF2B5EF4-FFF2-40B4-BE49-F238E27FC236}">
                          <a16:creationId xmlns:a16="http://schemas.microsoft.com/office/drawing/2014/main" id="{7380E1C6-D3D5-542A-7A23-F8588FA23FA7}"/>
                        </a:ext>
                      </a:extLst>
                    </pic:cNvPr>
                    <pic:cNvPicPr>
                      <a:picLocks noChangeAspect="1"/>
                    </pic:cNvPicPr>
                  </pic:nvPicPr>
                  <pic:blipFill>
                    <a:blip r:embed="rId23"/>
                    <a:stretch>
                      <a:fillRect/>
                    </a:stretch>
                  </pic:blipFill>
                  <pic:spPr>
                    <a:xfrm>
                      <a:off x="0" y="0"/>
                      <a:ext cx="3810312" cy="4371823"/>
                    </a:xfrm>
                    <a:prstGeom prst="rect">
                      <a:avLst/>
                    </a:prstGeom>
                  </pic:spPr>
                </pic:pic>
              </a:graphicData>
            </a:graphic>
          </wp:inline>
        </w:drawing>
      </w:r>
    </w:p>
    <w:p w14:paraId="6BBA2F63" w14:textId="262BC2FC" w:rsidR="00301FA9" w:rsidRPr="00787C78" w:rsidRDefault="00301FA9" w:rsidP="00787C78">
      <w:pPr>
        <w:jc w:val="both"/>
        <w:rPr>
          <w:rFonts w:ascii="Times New Roman" w:hAnsi="Times New Roman" w:cs="Times New Roman"/>
          <w:sz w:val="26"/>
          <w:szCs w:val="26"/>
          <w:lang w:val="en-US"/>
        </w:rPr>
      </w:pPr>
      <w:r w:rsidRPr="00787C78">
        <w:rPr>
          <w:rFonts w:ascii="Times New Roman" w:hAnsi="Times New Roman" w:cs="Times New Roman"/>
          <w:sz w:val="26"/>
          <w:szCs w:val="26"/>
          <w:lang w:val="en-US"/>
        </w:rPr>
        <w:t>Code ví dụ với yêu cầu lựa chọn giới tính, người dùng chỉ có thể lựa chọn 1 trong 2</w:t>
      </w:r>
    </w:p>
    <w:p w14:paraId="33C3CCB5" w14:textId="77777777" w:rsidR="00301FA9" w:rsidRPr="00787C78" w:rsidRDefault="00301FA9" w:rsidP="00787C78">
      <w:pPr>
        <w:jc w:val="both"/>
        <w:rPr>
          <w:rFonts w:ascii="Times New Roman" w:hAnsi="Times New Roman" w:cs="Times New Roman"/>
          <w:sz w:val="26"/>
          <w:szCs w:val="26"/>
          <w:lang w:val="en-US"/>
        </w:rPr>
      </w:pPr>
    </w:p>
    <w:p w14:paraId="003550D8" w14:textId="40E14810" w:rsidR="00222100" w:rsidRPr="00AA748D" w:rsidRDefault="00222100" w:rsidP="00787C78">
      <w:pPr>
        <w:jc w:val="both"/>
        <w:rPr>
          <w:rFonts w:ascii="Times New Roman" w:hAnsi="Times New Roman" w:cs="Times New Roman"/>
          <w:b/>
          <w:sz w:val="26"/>
          <w:szCs w:val="26"/>
          <w:lang w:val="nl-NL"/>
        </w:rPr>
      </w:pPr>
      <w:r w:rsidRPr="00787C78">
        <w:rPr>
          <w:rFonts w:ascii="Times New Roman" w:hAnsi="Times New Roman" w:cs="Times New Roman"/>
          <w:b/>
          <w:sz w:val="26"/>
          <w:szCs w:val="26"/>
          <w:lang w:val="nl-NL"/>
        </w:rPr>
        <w:t xml:space="preserve">4.4. </w:t>
      </w:r>
      <w:r w:rsidRPr="00AA748D">
        <w:rPr>
          <w:rFonts w:ascii="Times New Roman" w:hAnsi="Times New Roman" w:cs="Times New Roman"/>
          <w:b/>
          <w:sz w:val="26"/>
          <w:szCs w:val="26"/>
          <w:lang w:val="nl-NL"/>
        </w:rPr>
        <w:t>Slider</w:t>
      </w:r>
    </w:p>
    <w:p w14:paraId="3308BA2F" w14:textId="77777777" w:rsidR="004A3C3B" w:rsidRPr="004A3C3B" w:rsidRDefault="004A3C3B" w:rsidP="00787C78">
      <w:pPr>
        <w:numPr>
          <w:ilvl w:val="0"/>
          <w:numId w:val="17"/>
        </w:numPr>
        <w:jc w:val="both"/>
        <w:rPr>
          <w:rFonts w:ascii="Times New Roman" w:hAnsi="Times New Roman" w:cs="Times New Roman"/>
          <w:sz w:val="26"/>
          <w:szCs w:val="26"/>
          <w:lang w:val="nl-NL"/>
        </w:rPr>
      </w:pPr>
      <w:r w:rsidRPr="004A3C3B">
        <w:rPr>
          <w:rFonts w:ascii="Times New Roman" w:hAnsi="Times New Roman" w:cs="Times New Roman"/>
          <w:sz w:val="26"/>
          <w:szCs w:val="26"/>
          <w:lang w:val="vi-VN"/>
        </w:rPr>
        <w:t>Slider là một widget dùng để chọn một giá trị trong một khoảng cho trước</w:t>
      </w:r>
      <w:r w:rsidRPr="004A3C3B">
        <w:rPr>
          <w:rFonts w:ascii="Times New Roman" w:hAnsi="Times New Roman" w:cs="Times New Roman"/>
          <w:sz w:val="26"/>
          <w:szCs w:val="26"/>
          <w:lang w:val="nl-NL"/>
        </w:rPr>
        <w:t xml:space="preserve"> (khoảng liên tục hoặc rời rạc).</w:t>
      </w:r>
      <w:r w:rsidRPr="004A3C3B">
        <w:rPr>
          <w:rFonts w:ascii="Times New Roman" w:hAnsi="Times New Roman" w:cs="Times New Roman"/>
          <w:sz w:val="26"/>
          <w:szCs w:val="26"/>
          <w:lang w:val="vi-VN"/>
        </w:rPr>
        <w:t xml:space="preserve"> </w:t>
      </w:r>
    </w:p>
    <w:p w14:paraId="70DB7E8E" w14:textId="77777777" w:rsidR="004A3C3B" w:rsidRPr="004A3C3B" w:rsidRDefault="004A3C3B" w:rsidP="00787C78">
      <w:pPr>
        <w:numPr>
          <w:ilvl w:val="0"/>
          <w:numId w:val="17"/>
        </w:numPr>
        <w:jc w:val="both"/>
        <w:rPr>
          <w:rFonts w:ascii="Times New Roman" w:hAnsi="Times New Roman" w:cs="Times New Roman"/>
          <w:sz w:val="26"/>
          <w:szCs w:val="26"/>
          <w:lang w:val="nl-NL"/>
        </w:rPr>
      </w:pPr>
      <w:r w:rsidRPr="004A3C3B">
        <w:rPr>
          <w:rFonts w:ascii="Times New Roman" w:hAnsi="Times New Roman" w:cs="Times New Roman"/>
          <w:sz w:val="26"/>
          <w:szCs w:val="26"/>
          <w:lang w:val="vi-VN"/>
        </w:rPr>
        <w:t>Người dùng có thể trượt thanh trượt để chọn giá trị mong muốn.</w:t>
      </w:r>
    </w:p>
    <w:p w14:paraId="2F92F37D" w14:textId="77777777" w:rsidR="004A3C3B" w:rsidRPr="004A3C3B" w:rsidRDefault="004A3C3B" w:rsidP="00787C78">
      <w:pPr>
        <w:numPr>
          <w:ilvl w:val="0"/>
          <w:numId w:val="17"/>
        </w:numPr>
        <w:jc w:val="both"/>
        <w:rPr>
          <w:rFonts w:ascii="Times New Roman" w:hAnsi="Times New Roman" w:cs="Times New Roman"/>
          <w:sz w:val="26"/>
          <w:szCs w:val="26"/>
          <w:lang w:val="nl-NL"/>
        </w:rPr>
      </w:pPr>
      <w:r w:rsidRPr="004A3C3B">
        <w:rPr>
          <w:rFonts w:ascii="Times New Roman" w:hAnsi="Times New Roman" w:cs="Times New Roman"/>
          <w:sz w:val="26"/>
          <w:szCs w:val="26"/>
          <w:lang w:val="vi-VN"/>
        </w:rPr>
        <w:t>Slider không lưu trạng thái của chính nó</w:t>
      </w:r>
    </w:p>
    <w:p w14:paraId="3393DD73" w14:textId="77777777" w:rsidR="004A3C3B" w:rsidRPr="00787C78" w:rsidRDefault="004A3C3B" w:rsidP="00787C78">
      <w:pPr>
        <w:numPr>
          <w:ilvl w:val="0"/>
          <w:numId w:val="17"/>
        </w:numPr>
        <w:jc w:val="both"/>
        <w:rPr>
          <w:rFonts w:ascii="Times New Roman" w:hAnsi="Times New Roman" w:cs="Times New Roman"/>
          <w:sz w:val="26"/>
          <w:szCs w:val="26"/>
          <w:lang w:val="nl-NL"/>
        </w:rPr>
      </w:pPr>
      <w:r w:rsidRPr="004A3C3B">
        <w:rPr>
          <w:rFonts w:ascii="Times New Roman" w:hAnsi="Times New Roman" w:cs="Times New Roman"/>
          <w:sz w:val="26"/>
          <w:szCs w:val="26"/>
          <w:lang w:val="nl-NL"/>
        </w:rPr>
        <w:t>K</w:t>
      </w:r>
      <w:r w:rsidRPr="004A3C3B">
        <w:rPr>
          <w:rFonts w:ascii="Times New Roman" w:hAnsi="Times New Roman" w:cs="Times New Roman"/>
          <w:sz w:val="26"/>
          <w:szCs w:val="26"/>
          <w:lang w:val="vi-VN"/>
        </w:rPr>
        <w:t xml:space="preserve">hi người dùng kéo thay đổi giá trị, nó gọi onChanged </w:t>
      </w:r>
      <w:r w:rsidRPr="004A3C3B">
        <w:rPr>
          <w:rFonts w:ascii="Times New Roman" w:hAnsi="Times New Roman" w:cs="Times New Roman"/>
          <w:sz w:val="26"/>
          <w:szCs w:val="26"/>
          <w:lang w:val="nl-NL"/>
        </w:rPr>
        <w:t xml:space="preserve">để </w:t>
      </w:r>
      <w:r w:rsidRPr="004A3C3B">
        <w:rPr>
          <w:rFonts w:ascii="Times New Roman" w:hAnsi="Times New Roman" w:cs="Times New Roman"/>
          <w:sz w:val="26"/>
          <w:szCs w:val="26"/>
          <w:lang w:val="vi-VN"/>
        </w:rPr>
        <w:t>cập nhật giá trị.</w:t>
      </w:r>
    </w:p>
    <w:p w14:paraId="4647B216" w14:textId="7ED3024D" w:rsidR="00B93743" w:rsidRPr="00787C78" w:rsidRDefault="00B93743" w:rsidP="00787C78">
      <w:pPr>
        <w:jc w:val="both"/>
        <w:rPr>
          <w:rFonts w:ascii="Times New Roman" w:hAnsi="Times New Roman" w:cs="Times New Roman"/>
          <w:sz w:val="26"/>
          <w:szCs w:val="26"/>
          <w:lang w:val="nl-NL"/>
        </w:rPr>
      </w:pPr>
      <w:r w:rsidRPr="00787C78">
        <w:rPr>
          <w:rFonts w:ascii="Times New Roman" w:hAnsi="Times New Roman" w:cs="Times New Roman"/>
          <w:sz w:val="26"/>
          <w:szCs w:val="26"/>
          <w:lang w:val="nl-NL"/>
        </w:rPr>
        <w:t>Nó có các thuộc tính như</w:t>
      </w:r>
    </w:p>
    <w:p w14:paraId="46F11B08" w14:textId="77777777" w:rsidR="00B93743" w:rsidRPr="00C43845" w:rsidRDefault="00B93743" w:rsidP="00787C78">
      <w:pPr>
        <w:pStyle w:val="ListParagraph"/>
        <w:numPr>
          <w:ilvl w:val="0"/>
          <w:numId w:val="18"/>
        </w:numPr>
        <w:jc w:val="both"/>
        <w:rPr>
          <w:rFonts w:ascii="Times New Roman" w:hAnsi="Times New Roman" w:cs="Times New Roman"/>
          <w:sz w:val="26"/>
          <w:szCs w:val="26"/>
          <w:lang w:val="nl-NL"/>
        </w:rPr>
      </w:pPr>
      <w:r w:rsidRPr="00787C78">
        <w:rPr>
          <w:rFonts w:ascii="Times New Roman" w:hAnsi="Times New Roman" w:cs="Times New Roman"/>
          <w:b/>
          <w:sz w:val="26"/>
          <w:szCs w:val="26"/>
          <w:lang w:val="nl-NL"/>
        </w:rPr>
        <w:t xml:space="preserve">    </w:t>
      </w:r>
      <w:r w:rsidRPr="00C43845">
        <w:rPr>
          <w:rFonts w:ascii="Times New Roman" w:hAnsi="Times New Roman" w:cs="Times New Roman"/>
          <w:b/>
          <w:sz w:val="26"/>
          <w:szCs w:val="26"/>
          <w:lang w:val="nl-NL"/>
        </w:rPr>
        <w:t>Thumb</w:t>
      </w:r>
      <w:r w:rsidRPr="00C43845">
        <w:rPr>
          <w:rFonts w:ascii="Times New Roman" w:hAnsi="Times New Roman" w:cs="Times New Roman"/>
          <w:sz w:val="26"/>
          <w:szCs w:val="26"/>
          <w:lang w:val="nl-NL"/>
        </w:rPr>
        <w:t xml:space="preserve">: nút tròn mà người dùng kéo. </w:t>
      </w:r>
    </w:p>
    <w:p w14:paraId="2AA6E02B" w14:textId="77777777" w:rsidR="00C43845" w:rsidRPr="00C43845" w:rsidRDefault="00C43845" w:rsidP="00787C78">
      <w:pPr>
        <w:numPr>
          <w:ilvl w:val="0"/>
          <w:numId w:val="18"/>
        </w:numPr>
        <w:jc w:val="both"/>
        <w:rPr>
          <w:rFonts w:ascii="Times New Roman" w:hAnsi="Times New Roman" w:cs="Times New Roman"/>
          <w:sz w:val="26"/>
          <w:szCs w:val="26"/>
          <w:lang w:val="nl-NL"/>
        </w:rPr>
      </w:pPr>
      <w:r w:rsidRPr="00C43845">
        <w:rPr>
          <w:rFonts w:ascii="Times New Roman" w:hAnsi="Times New Roman" w:cs="Times New Roman"/>
          <w:b/>
          <w:sz w:val="26"/>
          <w:szCs w:val="26"/>
          <w:lang w:val="nl-NL"/>
        </w:rPr>
        <w:t xml:space="preserve">    Track</w:t>
      </w:r>
      <w:r w:rsidRPr="00C43845">
        <w:rPr>
          <w:rFonts w:ascii="Times New Roman" w:hAnsi="Times New Roman" w:cs="Times New Roman"/>
          <w:sz w:val="26"/>
          <w:szCs w:val="26"/>
          <w:lang w:val="nl-NL"/>
        </w:rPr>
        <w:t xml:space="preserve">: đường nằm ngang mà thumb di chuyển dọc theo nó. </w:t>
      </w:r>
    </w:p>
    <w:p w14:paraId="5EF2986D" w14:textId="77777777" w:rsidR="00C43845" w:rsidRPr="00C43845" w:rsidRDefault="00C43845" w:rsidP="00787C78">
      <w:pPr>
        <w:numPr>
          <w:ilvl w:val="0"/>
          <w:numId w:val="18"/>
        </w:numPr>
        <w:jc w:val="both"/>
        <w:rPr>
          <w:rFonts w:ascii="Times New Roman" w:hAnsi="Times New Roman" w:cs="Times New Roman"/>
          <w:sz w:val="26"/>
          <w:szCs w:val="26"/>
          <w:lang w:val="en-US"/>
        </w:rPr>
      </w:pPr>
      <w:r w:rsidRPr="00C43845">
        <w:rPr>
          <w:rFonts w:ascii="Times New Roman" w:hAnsi="Times New Roman" w:cs="Times New Roman"/>
          <w:b/>
          <w:sz w:val="26"/>
          <w:szCs w:val="26"/>
          <w:lang w:val="nl-NL"/>
        </w:rPr>
        <w:t xml:space="preserve">    </w:t>
      </w:r>
      <w:r w:rsidRPr="00C43845">
        <w:rPr>
          <w:rFonts w:ascii="Times New Roman" w:hAnsi="Times New Roman" w:cs="Times New Roman"/>
          <w:b/>
          <w:sz w:val="26"/>
          <w:szCs w:val="26"/>
          <w:lang w:val="en-US"/>
        </w:rPr>
        <w:t>Active side</w:t>
      </w:r>
      <w:r w:rsidRPr="00C43845">
        <w:rPr>
          <w:rFonts w:ascii="Times New Roman" w:hAnsi="Times New Roman" w:cs="Times New Roman"/>
          <w:sz w:val="26"/>
          <w:szCs w:val="26"/>
          <w:lang w:val="en-US"/>
        </w:rPr>
        <w:t xml:space="preserve">: phần track từ min đến vị trí thumb (màu “đã chọn”). </w:t>
      </w:r>
    </w:p>
    <w:p w14:paraId="1BCE8064" w14:textId="77777777" w:rsidR="00C43845" w:rsidRPr="00C43845" w:rsidRDefault="00C43845" w:rsidP="00787C78">
      <w:pPr>
        <w:numPr>
          <w:ilvl w:val="0"/>
          <w:numId w:val="18"/>
        </w:numPr>
        <w:jc w:val="both"/>
        <w:rPr>
          <w:rFonts w:ascii="Times New Roman" w:hAnsi="Times New Roman" w:cs="Times New Roman"/>
          <w:sz w:val="26"/>
          <w:szCs w:val="26"/>
          <w:lang w:val="en-US"/>
        </w:rPr>
      </w:pPr>
      <w:r w:rsidRPr="00C43845">
        <w:rPr>
          <w:rFonts w:ascii="Times New Roman" w:hAnsi="Times New Roman" w:cs="Times New Roman"/>
          <w:b/>
          <w:sz w:val="26"/>
          <w:szCs w:val="26"/>
          <w:lang w:val="en-US"/>
        </w:rPr>
        <w:t xml:space="preserve">    Inactive side</w:t>
      </w:r>
      <w:r w:rsidRPr="00C43845">
        <w:rPr>
          <w:rFonts w:ascii="Times New Roman" w:hAnsi="Times New Roman" w:cs="Times New Roman"/>
          <w:sz w:val="26"/>
          <w:szCs w:val="26"/>
          <w:lang w:val="en-US"/>
        </w:rPr>
        <w:t xml:space="preserve">: phần track từ thumb đến max (màu “chưa chọn”). </w:t>
      </w:r>
    </w:p>
    <w:p w14:paraId="5C203A4B" w14:textId="77777777" w:rsidR="00B93743" w:rsidRPr="00787C78" w:rsidRDefault="00C43845" w:rsidP="00787C78">
      <w:pPr>
        <w:numPr>
          <w:ilvl w:val="0"/>
          <w:numId w:val="18"/>
        </w:numPr>
        <w:jc w:val="both"/>
        <w:rPr>
          <w:rFonts w:ascii="Times New Roman" w:hAnsi="Times New Roman" w:cs="Times New Roman"/>
          <w:sz w:val="26"/>
          <w:szCs w:val="26"/>
          <w:lang w:val="en-US"/>
        </w:rPr>
      </w:pPr>
      <w:r w:rsidRPr="00C43845">
        <w:rPr>
          <w:rFonts w:ascii="Times New Roman" w:hAnsi="Times New Roman" w:cs="Times New Roman"/>
          <w:sz w:val="26"/>
          <w:szCs w:val="26"/>
          <w:lang w:val="en-US"/>
        </w:rPr>
        <w:t xml:space="preserve">    </w:t>
      </w:r>
      <w:r w:rsidRPr="00C43845">
        <w:rPr>
          <w:rFonts w:ascii="Times New Roman" w:hAnsi="Times New Roman" w:cs="Times New Roman"/>
          <w:b/>
          <w:sz w:val="26"/>
          <w:szCs w:val="26"/>
          <w:lang w:val="en-US"/>
        </w:rPr>
        <w:t>Value indicator</w:t>
      </w:r>
      <w:r w:rsidRPr="00C43845">
        <w:rPr>
          <w:rFonts w:ascii="Times New Roman" w:hAnsi="Times New Roman" w:cs="Times New Roman"/>
          <w:sz w:val="26"/>
          <w:szCs w:val="26"/>
          <w:lang w:val="en-US"/>
        </w:rPr>
        <w:t>: hiển thị giá trị khi kéo thumb (nếu có).</w:t>
      </w:r>
    </w:p>
    <w:p w14:paraId="6EAF25FA" w14:textId="6E90D81C" w:rsidR="00B93743" w:rsidRPr="00787C78" w:rsidRDefault="00B93743" w:rsidP="00787C78">
      <w:pPr>
        <w:jc w:val="center"/>
        <w:rPr>
          <w:rFonts w:ascii="Times New Roman" w:hAnsi="Times New Roman" w:cs="Times New Roman"/>
          <w:sz w:val="26"/>
          <w:szCs w:val="26"/>
          <w:lang w:val="nl-NL"/>
        </w:rPr>
      </w:pPr>
      <w:r w:rsidRPr="00787C78">
        <w:rPr>
          <w:rFonts w:ascii="Times New Roman" w:hAnsi="Times New Roman" w:cs="Times New Roman"/>
          <w:sz w:val="26"/>
          <w:szCs w:val="26"/>
        </w:rPr>
        <w:lastRenderedPageBreak/>
        <w:drawing>
          <wp:inline distT="0" distB="0" distL="0" distR="0" wp14:anchorId="45BFA667" wp14:editId="645F9D8D">
            <wp:extent cx="3925863" cy="3976246"/>
            <wp:effectExtent l="19050" t="19050" r="17780" b="24765"/>
            <wp:docPr id="2109880170" name="Picture 9" descr="A screen shot of a computer program&#10;&#10;AI-generated content may be incorrect.">
              <a:extLst xmlns:a="http://schemas.openxmlformats.org/drawingml/2006/main">
                <a:ext uri="{FF2B5EF4-FFF2-40B4-BE49-F238E27FC236}">
                  <a16:creationId xmlns:a16="http://schemas.microsoft.com/office/drawing/2014/main" id="{4E44CC57-A229-4842-9379-8E1EA3F1143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880170" name="Picture 9" descr="A screen shot of a computer program&#10;&#10;AI-generated content may be incorrect.">
                      <a:extLst>
                        <a:ext uri="{FF2B5EF4-FFF2-40B4-BE49-F238E27FC236}">
                          <a16:creationId xmlns:a16="http://schemas.microsoft.com/office/drawing/2014/main" id="{8A97F97D-AD34-4419-4EC5-16DDBD28F969}"/>
                        </a:ext>
                      </a:extLst>
                    </pic:cNvPr>
                    <pic:cNvPicPr>
                      <a:picLocks noChangeAspect="1"/>
                    </pic:cNvPicPr>
                  </pic:nvPicPr>
                  <pic:blipFill>
                    <a:blip r:embed="rId24"/>
                    <a:stretch>
                      <a:fillRect/>
                    </a:stretch>
                  </pic:blipFill>
                  <pic:spPr>
                    <a:xfrm>
                      <a:off x="0" y="0"/>
                      <a:ext cx="3925863" cy="3976246"/>
                    </a:xfrm>
                    <a:prstGeom prst="rect">
                      <a:avLst/>
                    </a:prstGeom>
                    <a:ln>
                      <a:solidFill>
                        <a:schemeClr val="tx1"/>
                      </a:solidFill>
                    </a:ln>
                  </pic:spPr>
                </pic:pic>
              </a:graphicData>
            </a:graphic>
          </wp:inline>
        </w:drawing>
      </w:r>
    </w:p>
    <w:p w14:paraId="0AE6C883" w14:textId="5F4E9312" w:rsidR="00B93743" w:rsidRPr="00787C78" w:rsidRDefault="00B93743" w:rsidP="00787C78">
      <w:pPr>
        <w:jc w:val="both"/>
        <w:rPr>
          <w:rFonts w:ascii="Times New Roman" w:hAnsi="Times New Roman" w:cs="Times New Roman"/>
          <w:sz w:val="26"/>
          <w:szCs w:val="26"/>
          <w:lang w:val="nl-NL"/>
        </w:rPr>
      </w:pPr>
      <w:r w:rsidRPr="00787C78">
        <w:rPr>
          <w:rFonts w:ascii="Times New Roman" w:hAnsi="Times New Roman" w:cs="Times New Roman"/>
          <w:sz w:val="26"/>
          <w:szCs w:val="26"/>
          <w:lang w:val="nl-NL"/>
        </w:rPr>
        <w:t>Hiển thị 2 slider dạng kéo trượt liên tục và dạng kéo trượt rời rạc có 5 mức</w:t>
      </w:r>
      <w:r w:rsidR="00B42FA2" w:rsidRPr="00787C78">
        <w:rPr>
          <w:rFonts w:ascii="Times New Roman" w:hAnsi="Times New Roman" w:cs="Times New Roman"/>
          <w:sz w:val="26"/>
          <w:szCs w:val="26"/>
          <w:lang w:val="nl-NL"/>
        </w:rPr>
        <w:t>, có thể tuỳ chỉnh giá trị ban đầu</w:t>
      </w:r>
      <w:r w:rsidR="00463AF6" w:rsidRPr="00787C78">
        <w:rPr>
          <w:rFonts w:ascii="Times New Roman" w:hAnsi="Times New Roman" w:cs="Times New Roman"/>
          <w:sz w:val="26"/>
          <w:szCs w:val="26"/>
          <w:lang w:val="nl-NL"/>
        </w:rPr>
        <w:t xml:space="preserve"> trước khi sử dụng</w:t>
      </w:r>
    </w:p>
    <w:p w14:paraId="47846B13" w14:textId="77777777" w:rsidR="00463AF6" w:rsidRPr="00787C78" w:rsidRDefault="00463AF6" w:rsidP="00787C78">
      <w:pPr>
        <w:jc w:val="both"/>
        <w:rPr>
          <w:rFonts w:ascii="Times New Roman" w:hAnsi="Times New Roman" w:cs="Times New Roman"/>
          <w:sz w:val="26"/>
          <w:szCs w:val="26"/>
          <w:lang w:val="nl-NL"/>
        </w:rPr>
      </w:pPr>
    </w:p>
    <w:p w14:paraId="2EC84F44" w14:textId="77777777" w:rsidR="00205362" w:rsidRPr="006E752E" w:rsidRDefault="00D17611" w:rsidP="00787C78">
      <w:pPr>
        <w:jc w:val="both"/>
        <w:rPr>
          <w:rFonts w:ascii="Times New Roman" w:hAnsi="Times New Roman" w:cs="Times New Roman"/>
          <w:b/>
          <w:sz w:val="26"/>
          <w:szCs w:val="26"/>
          <w:lang w:val="nl-NL"/>
        </w:rPr>
      </w:pPr>
      <w:r w:rsidRPr="006E752E">
        <w:rPr>
          <w:rFonts w:ascii="Times New Roman" w:hAnsi="Times New Roman" w:cs="Times New Roman"/>
          <w:b/>
          <w:sz w:val="26"/>
          <w:szCs w:val="26"/>
          <w:lang w:val="nl-NL"/>
        </w:rPr>
        <w:t xml:space="preserve">5. </w:t>
      </w:r>
      <w:r w:rsidR="00205362" w:rsidRPr="00787C78">
        <w:rPr>
          <w:rFonts w:ascii="Times New Roman" w:hAnsi="Times New Roman" w:cs="Times New Roman"/>
          <w:b/>
          <w:sz w:val="26"/>
          <w:szCs w:val="26"/>
          <w:lang w:val="nl-NL"/>
        </w:rPr>
        <w:t>GestureDetector và InkWell</w:t>
      </w:r>
    </w:p>
    <w:p w14:paraId="368B0BA9" w14:textId="26798B91" w:rsidR="002B29F5" w:rsidRPr="002B29F5" w:rsidRDefault="002B29F5" w:rsidP="00787C78">
      <w:pPr>
        <w:jc w:val="both"/>
        <w:rPr>
          <w:rFonts w:ascii="Times New Roman" w:hAnsi="Times New Roman" w:cs="Times New Roman"/>
          <w:sz w:val="26"/>
          <w:szCs w:val="26"/>
          <w:lang w:val="nl-NL"/>
        </w:rPr>
      </w:pPr>
      <w:r w:rsidRPr="00787C78">
        <w:rPr>
          <w:rFonts w:ascii="Times New Roman" w:hAnsi="Times New Roman" w:cs="Times New Roman"/>
          <w:b/>
          <w:sz w:val="26"/>
          <w:szCs w:val="26"/>
          <w:lang w:val="nl-NL"/>
        </w:rPr>
        <w:t xml:space="preserve">- </w:t>
      </w:r>
      <w:r w:rsidRPr="002B29F5">
        <w:rPr>
          <w:rFonts w:ascii="Times New Roman" w:hAnsi="Times New Roman" w:cs="Times New Roman"/>
          <w:b/>
          <w:sz w:val="26"/>
          <w:szCs w:val="26"/>
          <w:lang w:val="vi-VN"/>
        </w:rPr>
        <w:t xml:space="preserve">GestureDetector </w:t>
      </w:r>
      <w:r w:rsidRPr="002B29F5">
        <w:rPr>
          <w:rFonts w:ascii="Times New Roman" w:hAnsi="Times New Roman" w:cs="Times New Roman"/>
          <w:sz w:val="26"/>
          <w:szCs w:val="26"/>
          <w:lang w:val="vi-VN"/>
        </w:rPr>
        <w:t>là widget dùng để phát hiện</w:t>
      </w:r>
      <w:r w:rsidRPr="002B29F5">
        <w:rPr>
          <w:rFonts w:ascii="Times New Roman" w:hAnsi="Times New Roman" w:cs="Times New Roman"/>
          <w:sz w:val="26"/>
          <w:szCs w:val="26"/>
          <w:lang w:val="nl-NL"/>
        </w:rPr>
        <w:t>, xử lý</w:t>
      </w:r>
      <w:r w:rsidRPr="002B29F5">
        <w:rPr>
          <w:rFonts w:ascii="Times New Roman" w:hAnsi="Times New Roman" w:cs="Times New Roman"/>
          <w:sz w:val="26"/>
          <w:szCs w:val="26"/>
          <w:lang w:val="vi-VN"/>
        </w:rPr>
        <w:t xml:space="preserve"> các cử chỉ (gestures) người dùng: nhấn, kéo, nhấn giữ, chạm đúp, v.v.</w:t>
      </w:r>
    </w:p>
    <w:p w14:paraId="0F4B3647" w14:textId="3ABBEE68" w:rsidR="002B29F5" w:rsidRPr="002B29F5" w:rsidRDefault="002B29F5" w:rsidP="00787C78">
      <w:pPr>
        <w:jc w:val="both"/>
        <w:rPr>
          <w:rFonts w:ascii="Times New Roman" w:hAnsi="Times New Roman" w:cs="Times New Roman"/>
          <w:sz w:val="26"/>
          <w:szCs w:val="26"/>
          <w:lang w:val="nl-NL"/>
        </w:rPr>
      </w:pPr>
      <w:r w:rsidRPr="00787C78">
        <w:rPr>
          <w:rFonts w:ascii="Times New Roman" w:hAnsi="Times New Roman" w:cs="Times New Roman"/>
          <w:b/>
          <w:sz w:val="26"/>
          <w:szCs w:val="26"/>
          <w:lang w:val="nl-NL"/>
        </w:rPr>
        <w:t xml:space="preserve">- </w:t>
      </w:r>
      <w:r w:rsidRPr="002B29F5">
        <w:rPr>
          <w:rFonts w:ascii="Times New Roman" w:hAnsi="Times New Roman" w:cs="Times New Roman"/>
          <w:b/>
          <w:sz w:val="26"/>
          <w:szCs w:val="26"/>
          <w:lang w:val="vi-VN"/>
        </w:rPr>
        <w:t xml:space="preserve">InkWell </w:t>
      </w:r>
      <w:r w:rsidRPr="002B29F5">
        <w:rPr>
          <w:rFonts w:ascii="Times New Roman" w:hAnsi="Times New Roman" w:cs="Times New Roman"/>
          <w:sz w:val="26"/>
          <w:szCs w:val="26"/>
          <w:lang w:val="vi-VN"/>
        </w:rPr>
        <w:t>là widget tương tác với hiệu ứng ripple (gợn sóng) khi người dùng chạm vào</w:t>
      </w:r>
      <w:r w:rsidRPr="002B29F5">
        <w:rPr>
          <w:rFonts w:ascii="Times New Roman" w:hAnsi="Times New Roman" w:cs="Times New Roman"/>
          <w:sz w:val="26"/>
          <w:szCs w:val="26"/>
          <w:lang w:val="nl-NL"/>
        </w:rPr>
        <w:t>.</w:t>
      </w:r>
    </w:p>
    <w:p w14:paraId="536E059A" w14:textId="77777777" w:rsidR="002B29F5" w:rsidRPr="002B29F5" w:rsidRDefault="002B29F5" w:rsidP="00787C78">
      <w:pPr>
        <w:numPr>
          <w:ilvl w:val="0"/>
          <w:numId w:val="19"/>
        </w:numPr>
        <w:jc w:val="both"/>
        <w:rPr>
          <w:rFonts w:ascii="Times New Roman" w:hAnsi="Times New Roman" w:cs="Times New Roman"/>
          <w:sz w:val="26"/>
          <w:szCs w:val="26"/>
          <w:lang w:val="nl-NL"/>
        </w:rPr>
      </w:pPr>
      <w:r w:rsidRPr="002B29F5">
        <w:rPr>
          <w:rFonts w:ascii="Times New Roman" w:hAnsi="Times New Roman" w:cs="Times New Roman"/>
          <w:sz w:val="26"/>
          <w:szCs w:val="26"/>
          <w:lang w:val="nl-NL"/>
        </w:rPr>
        <w:t>Cả hai widget đều có các thuộc tính để xử lý sự kiện tương tác</w:t>
      </w:r>
    </w:p>
    <w:p w14:paraId="3ED9CD8C" w14:textId="77777777" w:rsidR="002B29F5" w:rsidRPr="002B29F5" w:rsidRDefault="002B29F5" w:rsidP="00787C78">
      <w:pPr>
        <w:numPr>
          <w:ilvl w:val="0"/>
          <w:numId w:val="19"/>
        </w:numPr>
        <w:jc w:val="both"/>
        <w:rPr>
          <w:rFonts w:ascii="Times New Roman" w:hAnsi="Times New Roman" w:cs="Times New Roman"/>
          <w:sz w:val="26"/>
          <w:szCs w:val="26"/>
          <w:lang w:val="nl-NL"/>
        </w:rPr>
      </w:pPr>
      <w:r w:rsidRPr="002B29F5">
        <w:rPr>
          <w:rFonts w:ascii="Times New Roman" w:hAnsi="Times New Roman" w:cs="Times New Roman"/>
          <w:sz w:val="26"/>
          <w:szCs w:val="26"/>
          <w:lang w:val="nl-NL"/>
        </w:rPr>
        <w:t xml:space="preserve">Các thuộc tính chính như: </w:t>
      </w:r>
    </w:p>
    <w:p w14:paraId="44AF3D37" w14:textId="77777777" w:rsidR="002B29F5" w:rsidRPr="002B29F5" w:rsidRDefault="002B29F5" w:rsidP="00787C78">
      <w:pPr>
        <w:jc w:val="both"/>
        <w:rPr>
          <w:rFonts w:ascii="Times New Roman" w:hAnsi="Times New Roman" w:cs="Times New Roman"/>
          <w:sz w:val="26"/>
          <w:szCs w:val="26"/>
          <w:lang w:val="nl-NL"/>
        </w:rPr>
      </w:pPr>
      <w:r w:rsidRPr="002B29F5">
        <w:rPr>
          <w:rFonts w:ascii="Times New Roman" w:hAnsi="Times New Roman" w:cs="Times New Roman"/>
          <w:sz w:val="26"/>
          <w:szCs w:val="26"/>
          <w:lang w:val="nl-NL"/>
        </w:rPr>
        <w:t xml:space="preserve">      </w:t>
      </w:r>
      <w:r w:rsidRPr="002B29F5">
        <w:rPr>
          <w:rFonts w:ascii="Times New Roman" w:hAnsi="Times New Roman" w:cs="Times New Roman"/>
          <w:sz w:val="26"/>
          <w:szCs w:val="26"/>
          <w:lang w:val="vi-VN"/>
        </w:rPr>
        <w:t xml:space="preserve">– onTap: </w:t>
      </w:r>
      <w:r w:rsidRPr="002B29F5">
        <w:rPr>
          <w:rFonts w:ascii="Times New Roman" w:hAnsi="Times New Roman" w:cs="Times New Roman"/>
          <w:sz w:val="26"/>
          <w:szCs w:val="26"/>
          <w:lang w:val="nl-NL"/>
        </w:rPr>
        <w:t xml:space="preserve">Gọi </w:t>
      </w:r>
      <w:r w:rsidRPr="002B29F5">
        <w:rPr>
          <w:rFonts w:ascii="Times New Roman" w:hAnsi="Times New Roman" w:cs="Times New Roman"/>
          <w:sz w:val="26"/>
          <w:szCs w:val="26"/>
          <w:lang w:val="vi-VN"/>
        </w:rPr>
        <w:t xml:space="preserve">khi người dùng chạm </w:t>
      </w:r>
      <w:r w:rsidRPr="002B29F5">
        <w:rPr>
          <w:rFonts w:ascii="Times New Roman" w:hAnsi="Times New Roman" w:cs="Times New Roman"/>
          <w:sz w:val="26"/>
          <w:szCs w:val="26"/>
          <w:lang w:val="nl-NL"/>
        </w:rPr>
        <w:t>vào</w:t>
      </w:r>
      <w:r w:rsidRPr="002B29F5">
        <w:rPr>
          <w:rFonts w:ascii="Times New Roman" w:hAnsi="Times New Roman" w:cs="Times New Roman"/>
          <w:sz w:val="26"/>
          <w:szCs w:val="26"/>
          <w:lang w:val="vi-VN"/>
        </w:rPr>
        <w:t>.</w:t>
      </w:r>
    </w:p>
    <w:p w14:paraId="11CC3A27" w14:textId="77777777" w:rsidR="002B29F5" w:rsidRPr="002B29F5" w:rsidRDefault="002B29F5" w:rsidP="00787C78">
      <w:pPr>
        <w:jc w:val="both"/>
        <w:rPr>
          <w:rFonts w:ascii="Times New Roman" w:hAnsi="Times New Roman" w:cs="Times New Roman"/>
          <w:sz w:val="26"/>
          <w:szCs w:val="26"/>
          <w:lang w:val="nl-NL"/>
        </w:rPr>
      </w:pPr>
      <w:r w:rsidRPr="002B29F5">
        <w:rPr>
          <w:rFonts w:ascii="Times New Roman" w:hAnsi="Times New Roman" w:cs="Times New Roman"/>
          <w:sz w:val="26"/>
          <w:szCs w:val="26"/>
          <w:lang w:val="nl-NL"/>
        </w:rPr>
        <w:t xml:space="preserve">      </w:t>
      </w:r>
      <w:r w:rsidRPr="002B29F5">
        <w:rPr>
          <w:rFonts w:ascii="Times New Roman" w:hAnsi="Times New Roman" w:cs="Times New Roman"/>
          <w:sz w:val="26"/>
          <w:szCs w:val="26"/>
          <w:lang w:val="vi-VN"/>
        </w:rPr>
        <w:t xml:space="preserve">– onDoubleTap: </w:t>
      </w:r>
      <w:r w:rsidRPr="002B29F5">
        <w:rPr>
          <w:rFonts w:ascii="Times New Roman" w:hAnsi="Times New Roman" w:cs="Times New Roman"/>
          <w:sz w:val="26"/>
          <w:szCs w:val="26"/>
          <w:lang w:val="nl-NL"/>
        </w:rPr>
        <w:t xml:space="preserve">Gọi </w:t>
      </w:r>
      <w:r w:rsidRPr="002B29F5">
        <w:rPr>
          <w:rFonts w:ascii="Times New Roman" w:hAnsi="Times New Roman" w:cs="Times New Roman"/>
          <w:sz w:val="26"/>
          <w:szCs w:val="26"/>
          <w:lang w:val="vi-VN"/>
        </w:rPr>
        <w:t>khi người dùng chạm hai lần.</w:t>
      </w:r>
    </w:p>
    <w:p w14:paraId="62DFB578" w14:textId="77777777" w:rsidR="002B29F5" w:rsidRPr="002B29F5" w:rsidRDefault="002B29F5" w:rsidP="00787C78">
      <w:pPr>
        <w:jc w:val="both"/>
        <w:rPr>
          <w:rFonts w:ascii="Times New Roman" w:hAnsi="Times New Roman" w:cs="Times New Roman"/>
          <w:sz w:val="26"/>
          <w:szCs w:val="26"/>
          <w:lang w:val="nl-NL"/>
        </w:rPr>
      </w:pPr>
      <w:r w:rsidRPr="002B29F5">
        <w:rPr>
          <w:rFonts w:ascii="Times New Roman" w:hAnsi="Times New Roman" w:cs="Times New Roman"/>
          <w:sz w:val="26"/>
          <w:szCs w:val="26"/>
          <w:lang w:val="nl-NL"/>
        </w:rPr>
        <w:t xml:space="preserve">      </w:t>
      </w:r>
      <w:r w:rsidRPr="002B29F5">
        <w:rPr>
          <w:rFonts w:ascii="Times New Roman" w:hAnsi="Times New Roman" w:cs="Times New Roman"/>
          <w:sz w:val="26"/>
          <w:szCs w:val="26"/>
          <w:lang w:val="vi-VN"/>
        </w:rPr>
        <w:t xml:space="preserve">– onLongPress: </w:t>
      </w:r>
      <w:r w:rsidRPr="002B29F5">
        <w:rPr>
          <w:rFonts w:ascii="Times New Roman" w:hAnsi="Times New Roman" w:cs="Times New Roman"/>
          <w:sz w:val="26"/>
          <w:szCs w:val="26"/>
          <w:lang w:val="nl-NL"/>
        </w:rPr>
        <w:t xml:space="preserve">Gọi </w:t>
      </w:r>
      <w:r w:rsidRPr="002B29F5">
        <w:rPr>
          <w:rFonts w:ascii="Times New Roman" w:hAnsi="Times New Roman" w:cs="Times New Roman"/>
          <w:sz w:val="26"/>
          <w:szCs w:val="26"/>
          <w:lang w:val="vi-VN"/>
        </w:rPr>
        <w:t>khi người d</w:t>
      </w:r>
      <w:r w:rsidRPr="002B29F5">
        <w:rPr>
          <w:rFonts w:ascii="Times New Roman" w:hAnsi="Times New Roman" w:cs="Times New Roman"/>
          <w:sz w:val="26"/>
          <w:szCs w:val="26"/>
          <w:lang w:val="nl-NL"/>
        </w:rPr>
        <w:t>ùng nhấn giữ.</w:t>
      </w:r>
    </w:p>
    <w:p w14:paraId="3B41AB7D" w14:textId="77777777" w:rsidR="002B29F5" w:rsidRPr="00787C78" w:rsidRDefault="002B29F5" w:rsidP="00787C78">
      <w:pPr>
        <w:jc w:val="both"/>
        <w:rPr>
          <w:rFonts w:ascii="Times New Roman" w:hAnsi="Times New Roman" w:cs="Times New Roman"/>
          <w:sz w:val="26"/>
          <w:szCs w:val="26"/>
          <w:lang w:val="nl-NL"/>
        </w:rPr>
      </w:pPr>
      <w:r w:rsidRPr="002B29F5">
        <w:rPr>
          <w:rFonts w:ascii="Times New Roman" w:hAnsi="Times New Roman" w:cs="Times New Roman"/>
          <w:sz w:val="26"/>
          <w:szCs w:val="26"/>
          <w:lang w:val="nl-NL"/>
        </w:rPr>
        <w:t xml:space="preserve">      </w:t>
      </w:r>
      <w:r w:rsidRPr="002B29F5">
        <w:rPr>
          <w:rFonts w:ascii="Times New Roman" w:hAnsi="Times New Roman" w:cs="Times New Roman"/>
          <w:sz w:val="26"/>
          <w:szCs w:val="26"/>
          <w:lang w:val="vi-VN"/>
        </w:rPr>
        <w:t xml:space="preserve">– </w:t>
      </w:r>
      <w:r w:rsidRPr="002B29F5">
        <w:rPr>
          <w:rFonts w:ascii="Times New Roman" w:hAnsi="Times New Roman" w:cs="Times New Roman"/>
          <w:sz w:val="26"/>
          <w:szCs w:val="26"/>
          <w:lang w:val="nl-NL"/>
        </w:rPr>
        <w:t>borderRadius: Độ bo góc của hiệu ứng ripple (chỉ có InkWell).</w:t>
      </w:r>
    </w:p>
    <w:p w14:paraId="1B4DD567" w14:textId="64DB21E7" w:rsidR="002B29F5" w:rsidRPr="00787C78" w:rsidRDefault="00B946FA" w:rsidP="00787C78">
      <w:pPr>
        <w:jc w:val="center"/>
        <w:rPr>
          <w:rFonts w:ascii="Times New Roman" w:hAnsi="Times New Roman" w:cs="Times New Roman"/>
          <w:sz w:val="26"/>
          <w:szCs w:val="26"/>
          <w:lang w:val="nl-NL"/>
        </w:rPr>
      </w:pPr>
      <w:r w:rsidRPr="00787C78">
        <w:rPr>
          <w:rFonts w:ascii="Times New Roman" w:hAnsi="Times New Roman" w:cs="Times New Roman"/>
          <w:sz w:val="26"/>
          <w:szCs w:val="26"/>
        </w:rPr>
        <w:lastRenderedPageBreak/>
        <w:drawing>
          <wp:inline distT="0" distB="0" distL="0" distR="0" wp14:anchorId="7B81B8B6" wp14:editId="37852E60">
            <wp:extent cx="3074652" cy="3589020"/>
            <wp:effectExtent l="0" t="0" r="0" b="0"/>
            <wp:docPr id="9" name="Picture 8" descr="A screen shot of a computer program&#10;&#10;AI-generated content may be incorrect.">
              <a:extLst xmlns:a="http://schemas.openxmlformats.org/drawingml/2006/main">
                <a:ext uri="{FF2B5EF4-FFF2-40B4-BE49-F238E27FC236}">
                  <a16:creationId xmlns:a16="http://schemas.microsoft.com/office/drawing/2014/main" id="{DF07A0B7-DA1B-4345-9E67-D04E55C82EB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descr="A screen shot of a computer program&#10;&#10;AI-generated content may be incorrect.">
                      <a:extLst>
                        <a:ext uri="{FF2B5EF4-FFF2-40B4-BE49-F238E27FC236}">
                          <a16:creationId xmlns:a16="http://schemas.microsoft.com/office/drawing/2014/main" id="{C9156665-59F9-1EF7-0647-22A6CAD01130}"/>
                        </a:ext>
                      </a:extLst>
                    </pic:cNvPr>
                    <pic:cNvPicPr>
                      <a:picLocks noChangeAspect="1"/>
                    </pic:cNvPicPr>
                  </pic:nvPicPr>
                  <pic:blipFill>
                    <a:blip r:embed="rId25"/>
                    <a:stretch>
                      <a:fillRect/>
                    </a:stretch>
                  </pic:blipFill>
                  <pic:spPr>
                    <a:xfrm>
                      <a:off x="0" y="0"/>
                      <a:ext cx="3079252" cy="3594389"/>
                    </a:xfrm>
                    <a:prstGeom prst="rect">
                      <a:avLst/>
                    </a:prstGeom>
                  </pic:spPr>
                </pic:pic>
              </a:graphicData>
            </a:graphic>
          </wp:inline>
        </w:drawing>
      </w:r>
    </w:p>
    <w:p w14:paraId="70822CF3" w14:textId="35A9367B" w:rsidR="004C5612" w:rsidRPr="00621C7E" w:rsidRDefault="002B29F5" w:rsidP="00787C78">
      <w:pPr>
        <w:jc w:val="both"/>
        <w:rPr>
          <w:rFonts w:ascii="Times New Roman" w:hAnsi="Times New Roman" w:cs="Times New Roman"/>
          <w:sz w:val="26"/>
          <w:szCs w:val="26"/>
          <w:lang w:val="nl-NL"/>
        </w:rPr>
      </w:pPr>
      <w:r w:rsidRPr="002B29F5">
        <w:rPr>
          <w:rFonts w:ascii="Times New Roman" w:hAnsi="Times New Roman" w:cs="Times New Roman"/>
          <w:b/>
          <w:sz w:val="26"/>
          <w:szCs w:val="26"/>
          <w:lang w:val="vi-VN"/>
        </w:rPr>
        <w:t>GestureDetecto</w:t>
      </w:r>
      <w:r w:rsidR="004C5612" w:rsidRPr="00621C7E">
        <w:rPr>
          <w:rFonts w:ascii="Times New Roman" w:hAnsi="Times New Roman" w:cs="Times New Roman"/>
          <w:b/>
          <w:sz w:val="26"/>
          <w:szCs w:val="26"/>
          <w:lang w:val="nl-NL"/>
        </w:rPr>
        <w:t xml:space="preserve">r </w:t>
      </w:r>
      <w:r w:rsidR="004C5612" w:rsidRPr="00621C7E">
        <w:rPr>
          <w:rFonts w:ascii="Times New Roman" w:hAnsi="Times New Roman" w:cs="Times New Roman"/>
          <w:sz w:val="26"/>
          <w:szCs w:val="26"/>
          <w:lang w:val="nl-NL"/>
        </w:rPr>
        <w:t>Bắt các hành động cảm ứng như tap, double tap nhưng người dùng sẽ không thấy hiệu ứng</w:t>
      </w:r>
      <w:r w:rsidR="005241E2" w:rsidRPr="00656164">
        <w:rPr>
          <w:rFonts w:ascii="Times New Roman" w:hAnsi="Times New Roman" w:cs="Times New Roman"/>
          <w:sz w:val="26"/>
          <w:szCs w:val="26"/>
          <w:lang w:val="nl-NL"/>
        </w:rPr>
        <w:t xml:space="preserve">. </w:t>
      </w:r>
      <w:r w:rsidR="005241E2">
        <w:rPr>
          <w:rFonts w:ascii="Times New Roman" w:hAnsi="Times New Roman" w:cs="Times New Roman"/>
          <w:sz w:val="26"/>
          <w:szCs w:val="26"/>
        </w:rPr>
        <w:t>Hiển thị kiểm tra</w:t>
      </w:r>
      <w:r w:rsidR="009879A7">
        <w:rPr>
          <w:rFonts w:ascii="Times New Roman" w:hAnsi="Times New Roman" w:cs="Times New Roman"/>
          <w:sz w:val="26"/>
          <w:szCs w:val="26"/>
        </w:rPr>
        <w:t xml:space="preserve"> lên console</w:t>
      </w:r>
    </w:p>
    <w:p w14:paraId="37450895" w14:textId="5C2DD82B" w:rsidR="005241E2" w:rsidRPr="00787C78" w:rsidRDefault="005241E2" w:rsidP="009879A7">
      <w:pPr>
        <w:jc w:val="center"/>
        <w:rPr>
          <w:rFonts w:ascii="Times New Roman" w:hAnsi="Times New Roman" w:cs="Times New Roman"/>
          <w:sz w:val="26"/>
          <w:szCs w:val="26"/>
        </w:rPr>
      </w:pPr>
      <w:r>
        <w:drawing>
          <wp:inline distT="0" distB="0" distL="0" distR="0" wp14:anchorId="63469384" wp14:editId="159F07EE">
            <wp:extent cx="2222716" cy="1369414"/>
            <wp:effectExtent l="19050" t="19050" r="25400" b="21590"/>
            <wp:docPr id="475944760" name="Picture 6" descr="A screen shot of a computer&#10;&#10;AI-generated content may be incorrect.">
              <a:extLst xmlns:a="http://schemas.openxmlformats.org/drawingml/2006/main">
                <a:ext uri="{FF2B5EF4-FFF2-40B4-BE49-F238E27FC236}">
                  <a16:creationId xmlns:a16="http://schemas.microsoft.com/office/drawing/2014/main" id="{9CFA13D7-859E-48CB-92EE-26EE20AA6CE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944760" name="Picture 6" descr="A screen shot of a computer&#10;&#10;AI-generated content may be incorrect.">
                      <a:extLst>
                        <a:ext uri="{FF2B5EF4-FFF2-40B4-BE49-F238E27FC236}">
                          <a16:creationId xmlns:a16="http://schemas.microsoft.com/office/drawing/2014/main" id="{40885CC0-2004-58D4-81EF-976912D14B5C}"/>
                        </a:ext>
                      </a:extLst>
                    </pic:cNvPr>
                    <pic:cNvPicPr>
                      <a:picLocks noChangeAspect="1"/>
                    </pic:cNvPicPr>
                  </pic:nvPicPr>
                  <pic:blipFill>
                    <a:blip r:embed="rId26"/>
                    <a:stretch>
                      <a:fillRect/>
                    </a:stretch>
                  </pic:blipFill>
                  <pic:spPr>
                    <a:xfrm>
                      <a:off x="0" y="0"/>
                      <a:ext cx="2222716" cy="1369414"/>
                    </a:xfrm>
                    <a:prstGeom prst="rect">
                      <a:avLst/>
                    </a:prstGeom>
                    <a:ln>
                      <a:solidFill>
                        <a:schemeClr val="tx1"/>
                      </a:solidFill>
                    </a:ln>
                  </pic:spPr>
                </pic:pic>
              </a:graphicData>
            </a:graphic>
          </wp:inline>
        </w:drawing>
      </w:r>
    </w:p>
    <w:p w14:paraId="3581FE68" w14:textId="77777777" w:rsidR="00E439A8" w:rsidRDefault="00E439A8" w:rsidP="00E439A8">
      <w:pPr>
        <w:rPr>
          <w:rFonts w:ascii="Times New Roman" w:hAnsi="Times New Roman" w:cs="Times New Roman"/>
          <w:sz w:val="26"/>
          <w:szCs w:val="26"/>
        </w:rPr>
      </w:pPr>
    </w:p>
    <w:p w14:paraId="29E799AD" w14:textId="77777777" w:rsidR="00710E13" w:rsidRDefault="00710E13" w:rsidP="00E439A8">
      <w:pPr>
        <w:rPr>
          <w:rFonts w:ascii="Times New Roman" w:hAnsi="Times New Roman" w:cs="Times New Roman"/>
          <w:sz w:val="26"/>
          <w:szCs w:val="26"/>
        </w:rPr>
      </w:pPr>
    </w:p>
    <w:p w14:paraId="41CF533C" w14:textId="77777777" w:rsidR="00710E13" w:rsidRDefault="00710E13" w:rsidP="00E439A8">
      <w:pPr>
        <w:rPr>
          <w:rFonts w:ascii="Times New Roman" w:hAnsi="Times New Roman" w:cs="Times New Roman"/>
          <w:sz w:val="26"/>
          <w:szCs w:val="26"/>
        </w:rPr>
      </w:pPr>
    </w:p>
    <w:p w14:paraId="55EE68D7" w14:textId="77777777" w:rsidR="00710E13" w:rsidRDefault="00710E13" w:rsidP="00E439A8">
      <w:pPr>
        <w:rPr>
          <w:rFonts w:ascii="Times New Roman" w:hAnsi="Times New Roman" w:cs="Times New Roman"/>
          <w:sz w:val="26"/>
          <w:szCs w:val="26"/>
        </w:rPr>
      </w:pPr>
    </w:p>
    <w:p w14:paraId="3D33746A" w14:textId="77777777" w:rsidR="00710E13" w:rsidRDefault="00710E13" w:rsidP="00E439A8">
      <w:pPr>
        <w:rPr>
          <w:rFonts w:ascii="Times New Roman" w:hAnsi="Times New Roman" w:cs="Times New Roman"/>
          <w:sz w:val="26"/>
          <w:szCs w:val="26"/>
        </w:rPr>
      </w:pPr>
    </w:p>
    <w:p w14:paraId="4F5CBDEA" w14:textId="77777777" w:rsidR="00710E13" w:rsidRDefault="00710E13" w:rsidP="00E439A8">
      <w:pPr>
        <w:rPr>
          <w:rFonts w:ascii="Times New Roman" w:hAnsi="Times New Roman" w:cs="Times New Roman"/>
          <w:sz w:val="26"/>
          <w:szCs w:val="26"/>
        </w:rPr>
      </w:pPr>
    </w:p>
    <w:p w14:paraId="662B9527" w14:textId="77777777" w:rsidR="00710E13" w:rsidRDefault="00710E13" w:rsidP="00E439A8">
      <w:pPr>
        <w:rPr>
          <w:rFonts w:ascii="Times New Roman" w:hAnsi="Times New Roman" w:cs="Times New Roman"/>
          <w:sz w:val="26"/>
          <w:szCs w:val="26"/>
        </w:rPr>
      </w:pPr>
    </w:p>
    <w:p w14:paraId="4A34661A" w14:textId="77777777" w:rsidR="00710E13" w:rsidRDefault="00710E13" w:rsidP="00E439A8">
      <w:pPr>
        <w:rPr>
          <w:rFonts w:ascii="Times New Roman" w:hAnsi="Times New Roman" w:cs="Times New Roman"/>
          <w:sz w:val="26"/>
          <w:szCs w:val="26"/>
        </w:rPr>
      </w:pPr>
    </w:p>
    <w:p w14:paraId="78EDBBB5" w14:textId="77777777" w:rsidR="00710E13" w:rsidRDefault="00710E13" w:rsidP="00E439A8">
      <w:pPr>
        <w:rPr>
          <w:rFonts w:ascii="Times New Roman" w:hAnsi="Times New Roman" w:cs="Times New Roman"/>
          <w:sz w:val="26"/>
          <w:szCs w:val="26"/>
        </w:rPr>
      </w:pPr>
    </w:p>
    <w:p w14:paraId="64BD054A" w14:textId="77777777" w:rsidR="00710E13" w:rsidRDefault="00710E13" w:rsidP="00E439A8">
      <w:pPr>
        <w:rPr>
          <w:rFonts w:ascii="Times New Roman" w:hAnsi="Times New Roman" w:cs="Times New Roman"/>
          <w:sz w:val="26"/>
          <w:szCs w:val="26"/>
        </w:rPr>
      </w:pPr>
    </w:p>
    <w:p w14:paraId="2BD9B74E" w14:textId="77777777" w:rsidR="00E439A8" w:rsidRPr="00787C78" w:rsidRDefault="00E439A8" w:rsidP="00E439A8">
      <w:pPr>
        <w:rPr>
          <w:rFonts w:ascii="Times New Roman" w:hAnsi="Times New Roman" w:cs="Times New Roman"/>
          <w:sz w:val="26"/>
          <w:szCs w:val="26"/>
        </w:rPr>
      </w:pPr>
    </w:p>
    <w:p w14:paraId="7D1C8733" w14:textId="49B5CB6E" w:rsidR="00787C78" w:rsidRPr="00787C78" w:rsidRDefault="00787C78" w:rsidP="00787C78">
      <w:pPr>
        <w:jc w:val="center"/>
        <w:rPr>
          <w:rFonts w:ascii="Times New Roman" w:hAnsi="Times New Roman" w:cs="Times New Roman"/>
          <w:sz w:val="26"/>
          <w:szCs w:val="26"/>
        </w:rPr>
      </w:pPr>
      <w:r w:rsidRPr="00787C78">
        <w:rPr>
          <w:rFonts w:ascii="Times New Roman" w:hAnsi="Times New Roman" w:cs="Times New Roman"/>
          <w:sz w:val="26"/>
          <w:szCs w:val="26"/>
        </w:rPr>
        <w:drawing>
          <wp:inline distT="0" distB="0" distL="0" distR="0" wp14:anchorId="5E4A2030" wp14:editId="548CDD3B">
            <wp:extent cx="3163990" cy="3733800"/>
            <wp:effectExtent l="0" t="0" r="0" b="0"/>
            <wp:docPr id="1240297205" name="Picture 9">
              <a:extLst xmlns:a="http://schemas.openxmlformats.org/drawingml/2006/main">
                <a:ext uri="{FF2B5EF4-FFF2-40B4-BE49-F238E27FC236}">
                  <a16:creationId xmlns:a16="http://schemas.microsoft.com/office/drawing/2014/main" id="{8C1D988D-69DD-449B-9495-B0E4BD3D5BF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a16="http://schemas.microsoft.com/office/drawing/2014/main" id="{31D6E336-2E94-D3EB-1B34-23636EBCF547}"/>
                        </a:ext>
                      </a:extLst>
                    </pic:cNvPr>
                    <pic:cNvPicPr>
                      <a:picLocks noChangeAspect="1"/>
                    </pic:cNvPicPr>
                  </pic:nvPicPr>
                  <pic:blipFill>
                    <a:blip r:embed="rId27"/>
                    <a:stretch>
                      <a:fillRect/>
                    </a:stretch>
                  </pic:blipFill>
                  <pic:spPr>
                    <a:xfrm>
                      <a:off x="0" y="0"/>
                      <a:ext cx="3168174" cy="3738737"/>
                    </a:xfrm>
                    <a:prstGeom prst="rect">
                      <a:avLst/>
                    </a:prstGeom>
                  </pic:spPr>
                </pic:pic>
              </a:graphicData>
            </a:graphic>
          </wp:inline>
        </w:drawing>
      </w:r>
    </w:p>
    <w:p w14:paraId="3CD2F66F" w14:textId="385EADAB" w:rsidR="00787C78" w:rsidRDefault="00787C78" w:rsidP="00787C78">
      <w:pPr>
        <w:jc w:val="both"/>
        <w:rPr>
          <w:rFonts w:ascii="Times New Roman" w:hAnsi="Times New Roman" w:cs="Times New Roman"/>
          <w:sz w:val="26"/>
          <w:szCs w:val="26"/>
        </w:rPr>
      </w:pPr>
      <w:r w:rsidRPr="00787C78">
        <w:rPr>
          <w:rFonts w:ascii="Times New Roman" w:hAnsi="Times New Roman" w:cs="Times New Roman"/>
          <w:sz w:val="26"/>
          <w:szCs w:val="26"/>
        </w:rPr>
        <w:t xml:space="preserve">Sử dụng </w:t>
      </w:r>
      <w:r w:rsidRPr="00787C78">
        <w:rPr>
          <w:rFonts w:ascii="Times New Roman" w:hAnsi="Times New Roman" w:cs="Times New Roman"/>
          <w:b/>
          <w:bCs/>
          <w:sz w:val="26"/>
          <w:szCs w:val="26"/>
        </w:rPr>
        <w:t xml:space="preserve">InkWell </w:t>
      </w:r>
      <w:r w:rsidRPr="00787C78">
        <w:rPr>
          <w:rFonts w:ascii="Times New Roman" w:hAnsi="Times New Roman" w:cs="Times New Roman"/>
          <w:sz w:val="26"/>
          <w:szCs w:val="26"/>
        </w:rPr>
        <w:t>để tạo cảm giác ripple gợn sóng</w:t>
      </w:r>
    </w:p>
    <w:p w14:paraId="18932C68" w14:textId="77777777" w:rsidR="00F91DF9" w:rsidRDefault="00787C78" w:rsidP="00787C78">
      <w:pPr>
        <w:jc w:val="both"/>
        <w:rPr>
          <w:rFonts w:ascii="Times New Roman" w:hAnsi="Times New Roman" w:cs="Times New Roman"/>
          <w:sz w:val="26"/>
          <w:szCs w:val="26"/>
        </w:rPr>
      </w:pPr>
      <w:r>
        <w:rPr>
          <w:rFonts w:ascii="Times New Roman" w:hAnsi="Times New Roman" w:cs="Times New Roman"/>
          <w:sz w:val="26"/>
          <w:szCs w:val="26"/>
        </w:rPr>
        <w:t xml:space="preserve">Hiển thị </w:t>
      </w:r>
      <w:r w:rsidR="00B7331B">
        <w:rPr>
          <w:rFonts w:ascii="Times New Roman" w:hAnsi="Times New Roman" w:cs="Times New Roman"/>
          <w:sz w:val="26"/>
          <w:szCs w:val="26"/>
        </w:rPr>
        <w:t>lệnh kiểm tra lên console</w:t>
      </w:r>
    </w:p>
    <w:p w14:paraId="297C4F71" w14:textId="3E6E8A83" w:rsidR="00787C78" w:rsidRPr="00787C78" w:rsidRDefault="00F91DF9" w:rsidP="009879A7">
      <w:pPr>
        <w:jc w:val="center"/>
        <w:rPr>
          <w:rFonts w:ascii="Times New Roman" w:hAnsi="Times New Roman" w:cs="Times New Roman"/>
          <w:sz w:val="26"/>
          <w:szCs w:val="26"/>
        </w:rPr>
      </w:pPr>
      <w:r w:rsidRPr="00F91DF9">
        <w:rPr>
          <w:rFonts w:ascii="Times New Roman" w:hAnsi="Times New Roman" w:cs="Times New Roman"/>
          <w:sz w:val="26"/>
          <w:szCs w:val="26"/>
        </w:rPr>
        <w:drawing>
          <wp:inline distT="0" distB="0" distL="0" distR="0" wp14:anchorId="5D113C6B" wp14:editId="1F7B3B9E">
            <wp:extent cx="2262655" cy="1209725"/>
            <wp:effectExtent l="19050" t="19050" r="23495" b="9525"/>
            <wp:docPr id="12" name="Picture 11" descr="A black background with white text&#10;&#10;AI-generated content may be incorrect.">
              <a:extLst xmlns:a="http://schemas.openxmlformats.org/drawingml/2006/main">
                <a:ext uri="{FF2B5EF4-FFF2-40B4-BE49-F238E27FC236}">
                  <a16:creationId xmlns:a16="http://schemas.microsoft.com/office/drawing/2014/main" id="{C6E5E8B7-756B-471B-AB90-1A58FDD02B6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descr="A black background with white text&#10;&#10;AI-generated content may be incorrect.">
                      <a:extLst>
                        <a:ext uri="{FF2B5EF4-FFF2-40B4-BE49-F238E27FC236}">
                          <a16:creationId xmlns:a16="http://schemas.microsoft.com/office/drawing/2014/main" id="{53805D5C-933E-4873-F40B-0DE9449C016E}"/>
                        </a:ext>
                      </a:extLst>
                    </pic:cNvPr>
                    <pic:cNvPicPr>
                      <a:picLocks noChangeAspect="1"/>
                    </pic:cNvPicPr>
                  </pic:nvPicPr>
                  <pic:blipFill>
                    <a:blip r:embed="rId28"/>
                    <a:stretch>
                      <a:fillRect/>
                    </a:stretch>
                  </pic:blipFill>
                  <pic:spPr>
                    <a:xfrm>
                      <a:off x="0" y="0"/>
                      <a:ext cx="2262655" cy="1209725"/>
                    </a:xfrm>
                    <a:prstGeom prst="rect">
                      <a:avLst/>
                    </a:prstGeom>
                    <a:ln>
                      <a:solidFill>
                        <a:schemeClr val="tx1"/>
                      </a:solidFill>
                    </a:ln>
                  </pic:spPr>
                </pic:pic>
              </a:graphicData>
            </a:graphic>
          </wp:inline>
        </w:drawing>
      </w:r>
    </w:p>
    <w:p w14:paraId="266ABBE6" w14:textId="77777777" w:rsidR="00F45C8C" w:rsidRDefault="00F45C8C" w:rsidP="009879A7">
      <w:pPr>
        <w:jc w:val="center"/>
        <w:rPr>
          <w:rFonts w:ascii="Times New Roman" w:hAnsi="Times New Roman" w:cs="Times New Roman"/>
          <w:sz w:val="26"/>
          <w:szCs w:val="26"/>
        </w:rPr>
      </w:pPr>
    </w:p>
    <w:p w14:paraId="7B0061F0" w14:textId="77777777" w:rsidR="00F45C8C" w:rsidRDefault="00F45C8C" w:rsidP="009879A7">
      <w:pPr>
        <w:jc w:val="center"/>
        <w:rPr>
          <w:rFonts w:ascii="Times New Roman" w:hAnsi="Times New Roman" w:cs="Times New Roman"/>
          <w:sz w:val="26"/>
          <w:szCs w:val="26"/>
        </w:rPr>
      </w:pPr>
    </w:p>
    <w:p w14:paraId="2001EDF4" w14:textId="77777777" w:rsidR="004E23C3" w:rsidRDefault="004E23C3" w:rsidP="009879A7">
      <w:pPr>
        <w:jc w:val="center"/>
        <w:rPr>
          <w:rFonts w:ascii="Times New Roman" w:hAnsi="Times New Roman" w:cs="Times New Roman"/>
          <w:sz w:val="26"/>
          <w:szCs w:val="26"/>
        </w:rPr>
      </w:pPr>
    </w:p>
    <w:p w14:paraId="38CCB1C1" w14:textId="77777777" w:rsidR="004E23C3" w:rsidRDefault="004E23C3" w:rsidP="009879A7">
      <w:pPr>
        <w:jc w:val="center"/>
        <w:rPr>
          <w:rFonts w:ascii="Times New Roman" w:hAnsi="Times New Roman" w:cs="Times New Roman"/>
          <w:sz w:val="26"/>
          <w:szCs w:val="26"/>
        </w:rPr>
      </w:pPr>
    </w:p>
    <w:p w14:paraId="6F45973F" w14:textId="77777777" w:rsidR="004E23C3" w:rsidRDefault="004E23C3" w:rsidP="009879A7">
      <w:pPr>
        <w:jc w:val="center"/>
        <w:rPr>
          <w:rFonts w:ascii="Times New Roman" w:hAnsi="Times New Roman" w:cs="Times New Roman"/>
          <w:sz w:val="26"/>
          <w:szCs w:val="26"/>
        </w:rPr>
      </w:pPr>
    </w:p>
    <w:p w14:paraId="2C1C3720" w14:textId="77777777" w:rsidR="004E23C3" w:rsidRDefault="004E23C3" w:rsidP="009879A7">
      <w:pPr>
        <w:jc w:val="center"/>
        <w:rPr>
          <w:rFonts w:ascii="Times New Roman" w:hAnsi="Times New Roman" w:cs="Times New Roman"/>
          <w:sz w:val="26"/>
          <w:szCs w:val="26"/>
        </w:rPr>
      </w:pPr>
    </w:p>
    <w:p w14:paraId="0AB455DA" w14:textId="77777777" w:rsidR="004E23C3" w:rsidRDefault="004E23C3" w:rsidP="009879A7">
      <w:pPr>
        <w:jc w:val="center"/>
        <w:rPr>
          <w:rFonts w:ascii="Times New Roman" w:hAnsi="Times New Roman" w:cs="Times New Roman"/>
          <w:sz w:val="26"/>
          <w:szCs w:val="26"/>
        </w:rPr>
      </w:pPr>
    </w:p>
    <w:p w14:paraId="2BD39C52" w14:textId="77777777" w:rsidR="004E23C3" w:rsidRDefault="004E23C3" w:rsidP="009879A7">
      <w:pPr>
        <w:jc w:val="center"/>
        <w:rPr>
          <w:rFonts w:ascii="Times New Roman" w:hAnsi="Times New Roman" w:cs="Times New Roman"/>
          <w:sz w:val="26"/>
          <w:szCs w:val="26"/>
        </w:rPr>
      </w:pPr>
    </w:p>
    <w:p w14:paraId="35880823" w14:textId="77777777" w:rsidR="004E23C3" w:rsidRDefault="004E23C3" w:rsidP="009879A7">
      <w:pPr>
        <w:jc w:val="center"/>
        <w:rPr>
          <w:rFonts w:ascii="Times New Roman" w:hAnsi="Times New Roman" w:cs="Times New Roman"/>
          <w:sz w:val="26"/>
          <w:szCs w:val="26"/>
        </w:rPr>
      </w:pPr>
    </w:p>
    <w:p w14:paraId="55663473" w14:textId="16C9DC88" w:rsidR="00152F15" w:rsidRPr="001B3E4A" w:rsidRDefault="001B3E4A" w:rsidP="00152F15">
      <w:pPr>
        <w:rPr>
          <w:ins w:id="4" w:author="Microsoft Word" w:date="2025-10-14T12:08:00Z" w16du:dateUtc="2025-10-14T05:08:00Z"/>
          <w:lang w:val="en-US"/>
        </w:rPr>
      </w:pPr>
      <w:r>
        <w:rPr>
          <w:rFonts w:ascii="Times New Roman" w:eastAsia="Times New Roman" w:hAnsi="Times New Roman" w:cs="Times New Roman"/>
          <w:b/>
          <w:bCs/>
          <w:sz w:val="24"/>
          <w:szCs w:val="24"/>
        </w:rPr>
        <w:lastRenderedPageBreak/>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ins w:id="5" w:author="Microsoft Word" w:date="2025-10-14T12:08:00Z" w16du:dateUtc="2025-10-14T05:08:00Z">
        <w:r w:rsidR="00152F15" w:rsidRPr="00152F15">
          <w:rPr>
            <w:rFonts w:ascii="Times New Roman" w:eastAsia="Times New Roman" w:hAnsi="Times New Roman" w:cs="Times New Roman"/>
            <w:b/>
            <w:bCs/>
            <w:kern w:val="0"/>
            <w:sz w:val="24"/>
            <w:szCs w:val="24"/>
            <w:lang w:val="en-US"/>
            <w14:ligatures w14:val="none"/>
          </w:rPr>
          <w:t>TÀI LIỆU THAM KHẢO</w:t>
        </w:r>
        <w:r w:rsidR="00152F15" w:rsidRPr="00152F15">
          <w:rPr>
            <w:rFonts w:ascii="Times New Roman" w:eastAsia="Times New Roman" w:hAnsi="Times New Roman" w:cs="Times New Roman"/>
            <w:kern w:val="0"/>
            <w:sz w:val="24"/>
            <w:szCs w:val="24"/>
            <w:lang w:val="en-US"/>
            <w14:ligatures w14:val="none"/>
          </w:rPr>
          <w:t xml:space="preserve"> </w:t>
        </w:r>
      </w:ins>
    </w:p>
    <w:p w14:paraId="4CF6F5B8" w14:textId="77777777" w:rsidR="00152F15" w:rsidRPr="00152F15" w:rsidRDefault="00152F15" w:rsidP="00152F15">
      <w:pPr>
        <w:spacing w:after="0" w:line="273" w:lineRule="auto"/>
        <w:jc w:val="center"/>
        <w:textAlignment w:val="baseline"/>
        <w:rPr>
          <w:rFonts w:ascii="Times New Roman" w:eastAsia="Times New Roman" w:hAnsi="Times New Roman" w:cs="Times New Roman"/>
          <w:kern w:val="0"/>
          <w:sz w:val="24"/>
          <w:szCs w:val="24"/>
          <w:lang w:val="en-US"/>
          <w14:ligatures w14:val="none"/>
        </w:rPr>
      </w:pPr>
      <w:r w:rsidRPr="00152F15">
        <w:rPr>
          <w:rFonts w:ascii="Times New Roman" w:eastAsia="Times New Roman" w:hAnsi="Times New Roman" w:cs="Times New Roman"/>
          <w:kern w:val="0"/>
          <w:sz w:val="24"/>
          <w:szCs w:val="24"/>
          <w:lang w:val="en-US"/>
          <w14:ligatures w14:val="none"/>
        </w:rPr>
        <w:t xml:space="preserve"> </w:t>
      </w:r>
    </w:p>
    <w:p w14:paraId="393D7ACC" w14:textId="77777777" w:rsidR="00152F15" w:rsidRPr="00152F15" w:rsidRDefault="00152F15" w:rsidP="00152F15">
      <w:pPr>
        <w:spacing w:after="0" w:line="273" w:lineRule="auto"/>
        <w:textAlignment w:val="baseline"/>
        <w:rPr>
          <w:rFonts w:ascii="Times New Roman" w:eastAsia="Times New Roman" w:hAnsi="Times New Roman" w:cs="Times New Roman"/>
          <w:kern w:val="0"/>
          <w:sz w:val="24"/>
          <w:szCs w:val="24"/>
          <w:lang w:val="en-US"/>
          <w14:ligatures w14:val="none"/>
        </w:rPr>
      </w:pPr>
      <w:r w:rsidRPr="00152F15">
        <w:rPr>
          <w:rFonts w:ascii="Times New Roman" w:eastAsia="Times New Roman" w:hAnsi="Times New Roman" w:cs="Times New Roman"/>
          <w:kern w:val="0"/>
          <w:sz w:val="24"/>
          <w:szCs w:val="24"/>
          <w:lang w:val="en-US"/>
          <w14:ligatures w14:val="none"/>
        </w:rPr>
        <w:t>[1]. Flutter API reference documentation. Link: https://api.flutter.dev/</w:t>
      </w:r>
    </w:p>
    <w:p w14:paraId="069CAD9E" w14:textId="77777777" w:rsidR="00152F15" w:rsidRPr="00152F15" w:rsidRDefault="00152F15" w:rsidP="00152F15">
      <w:pPr>
        <w:spacing w:after="0" w:line="273" w:lineRule="auto"/>
        <w:textAlignment w:val="baseline"/>
        <w:rPr>
          <w:rFonts w:ascii="Times New Roman" w:eastAsia="Times New Roman" w:hAnsi="Times New Roman" w:cs="Times New Roman"/>
          <w:kern w:val="0"/>
          <w:sz w:val="24"/>
          <w:szCs w:val="24"/>
          <w:lang w:val="en-US"/>
          <w14:ligatures w14:val="none"/>
        </w:rPr>
      </w:pPr>
      <w:r w:rsidRPr="00152F15">
        <w:rPr>
          <w:rFonts w:ascii="Times New Roman" w:eastAsia="Times New Roman" w:hAnsi="Times New Roman" w:cs="Times New Roman"/>
          <w:kern w:val="0"/>
          <w:sz w:val="24"/>
          <w:szCs w:val="24"/>
          <w:lang w:val="en-US"/>
          <w14:ligatures w14:val="none"/>
        </w:rPr>
        <w:t>[2]. Geeks4fGeeks Flutter Tutorial. Link: https://www.geeksforgeeks.org/flutter/flutter-tutorial/</w:t>
      </w:r>
    </w:p>
    <w:p w14:paraId="43BD4124" w14:textId="77777777" w:rsidR="00152F15" w:rsidRPr="00152F15" w:rsidRDefault="00152F15" w:rsidP="00152F15">
      <w:pPr>
        <w:spacing w:after="0" w:line="273" w:lineRule="auto"/>
        <w:textAlignment w:val="baseline"/>
        <w:rPr>
          <w:rFonts w:ascii="Times New Roman" w:eastAsia="Times New Roman" w:hAnsi="Times New Roman" w:cs="Times New Roman"/>
          <w:kern w:val="0"/>
          <w:sz w:val="24"/>
          <w:szCs w:val="24"/>
          <w:lang w:val="en-US"/>
          <w14:ligatures w14:val="none"/>
        </w:rPr>
      </w:pPr>
      <w:r w:rsidRPr="00152F15">
        <w:rPr>
          <w:rFonts w:ascii="Times New Roman" w:eastAsia="Times New Roman" w:hAnsi="Times New Roman" w:cs="Times New Roman"/>
          <w:kern w:val="0"/>
          <w:sz w:val="24"/>
          <w:szCs w:val="24"/>
          <w:lang w:val="en-US"/>
          <w14:ligatures w14:val="none"/>
        </w:rPr>
        <w:t>[3]. TS.Nguyễn Duy Nhật Viễn, Slide bài giảng lập trình đa nền tảng.</w:t>
      </w:r>
    </w:p>
    <w:p w14:paraId="6D10C51D" w14:textId="77777777" w:rsidR="00150E2F" w:rsidRPr="00152F15" w:rsidRDefault="00150E2F" w:rsidP="00152F15">
      <w:pPr>
        <w:spacing w:after="0" w:line="273" w:lineRule="auto"/>
        <w:textAlignment w:val="baseline"/>
        <w:rPr>
          <w:rFonts w:ascii="Times New Roman" w:eastAsia="Times New Roman" w:hAnsi="Times New Roman" w:cs="Times New Roman"/>
          <w:kern w:val="0"/>
          <w:sz w:val="24"/>
          <w:szCs w:val="24"/>
          <w:lang w:val="en-US"/>
          <w14:ligatures w14:val="none"/>
        </w:rPr>
      </w:pPr>
    </w:p>
    <w:p w14:paraId="4E78EB80" w14:textId="77777777" w:rsidR="00152F15" w:rsidRPr="00152F15" w:rsidRDefault="00152F15" w:rsidP="00152F15">
      <w:pPr>
        <w:spacing w:after="0" w:line="273" w:lineRule="auto"/>
        <w:textAlignment w:val="baseline"/>
        <w:rPr>
          <w:rFonts w:ascii="Times New Roman" w:eastAsia="Times New Roman" w:hAnsi="Times New Roman" w:cs="Times New Roman"/>
          <w:kern w:val="0"/>
          <w:sz w:val="24"/>
          <w:szCs w:val="24"/>
          <w:lang w:val="en-US"/>
          <w14:ligatures w14:val="none"/>
        </w:rPr>
      </w:pPr>
      <w:r w:rsidRPr="00152F15">
        <w:rPr>
          <w:rFonts w:ascii="Times New Roman" w:eastAsia="Times New Roman" w:hAnsi="Times New Roman" w:cs="Times New Roman"/>
          <w:kern w:val="0"/>
          <w:sz w:val="24"/>
          <w:szCs w:val="24"/>
          <w:lang w:val="en-US"/>
          <w14:ligatures w14:val="none"/>
        </w:rPr>
        <w:t xml:space="preserve"> </w:t>
      </w:r>
    </w:p>
    <w:p w14:paraId="7A547389" w14:textId="77777777" w:rsidR="000C358D" w:rsidRPr="00AD1199" w:rsidRDefault="000C358D">
      <w:pPr>
        <w:rPr>
          <w:rFonts w:ascii="Times New Roman" w:hAnsi="Times New Roman" w:cs="Times New Roman"/>
          <w:i/>
          <w:lang w:val="vi-VN"/>
        </w:rPr>
      </w:pPr>
    </w:p>
    <w:p w14:paraId="14E148FB" w14:textId="77777777" w:rsidR="000C358D" w:rsidRPr="00AD1199" w:rsidRDefault="000C358D">
      <w:pPr>
        <w:rPr>
          <w:i/>
          <w:lang w:val="vi-VN"/>
        </w:rPr>
      </w:pPr>
    </w:p>
    <w:p w14:paraId="21B9828D" w14:textId="77777777" w:rsidR="000C358D" w:rsidRPr="00AD1199" w:rsidRDefault="000C358D">
      <w:pPr>
        <w:rPr>
          <w:i/>
          <w:lang w:val="vi-VN"/>
        </w:rPr>
      </w:pPr>
    </w:p>
    <w:p w14:paraId="64D22BFE" w14:textId="77777777" w:rsidR="000C358D" w:rsidRPr="00AD1199" w:rsidRDefault="000C358D">
      <w:pPr>
        <w:rPr>
          <w:i/>
          <w:lang w:val="vi-VN"/>
        </w:rPr>
      </w:pPr>
    </w:p>
    <w:p w14:paraId="6DEEA821" w14:textId="77777777" w:rsidR="000C358D" w:rsidRPr="00AD1199" w:rsidRDefault="000C358D">
      <w:pPr>
        <w:rPr>
          <w:i/>
          <w:lang w:val="vi-VN"/>
        </w:rPr>
      </w:pPr>
    </w:p>
    <w:p w14:paraId="77B4F9AA" w14:textId="77777777" w:rsidR="000C358D" w:rsidRPr="00AD1199" w:rsidRDefault="000C358D">
      <w:pPr>
        <w:rPr>
          <w:i/>
          <w:lang w:val="vi-VN"/>
        </w:rPr>
      </w:pPr>
    </w:p>
    <w:p w14:paraId="74DADC60" w14:textId="77777777" w:rsidR="000C358D" w:rsidRPr="00AD1199" w:rsidRDefault="000C358D">
      <w:pPr>
        <w:rPr>
          <w:i/>
          <w:lang w:val="vi-VN"/>
        </w:rPr>
      </w:pPr>
    </w:p>
    <w:p w14:paraId="0B454531" w14:textId="77777777" w:rsidR="000C358D" w:rsidRPr="00AD1199" w:rsidRDefault="000C358D">
      <w:pPr>
        <w:rPr>
          <w:i/>
          <w:lang w:val="vi-VN"/>
        </w:rPr>
      </w:pPr>
    </w:p>
    <w:p w14:paraId="7B7C1515" w14:textId="77777777" w:rsidR="000C358D" w:rsidRPr="00AD1199" w:rsidRDefault="000C358D">
      <w:pPr>
        <w:rPr>
          <w:i/>
          <w:lang w:val="vi-VN"/>
        </w:rPr>
      </w:pPr>
    </w:p>
    <w:p w14:paraId="6241ADE1" w14:textId="77777777" w:rsidR="000C358D" w:rsidRPr="00AD1199" w:rsidRDefault="000C358D">
      <w:pPr>
        <w:rPr>
          <w:i/>
          <w:lang w:val="vi-VN"/>
        </w:rPr>
      </w:pPr>
    </w:p>
    <w:p w14:paraId="0CB87645" w14:textId="77777777" w:rsidR="000C358D" w:rsidRPr="00AD1199" w:rsidRDefault="000C358D">
      <w:pPr>
        <w:rPr>
          <w:i/>
          <w:lang w:val="vi-VN"/>
        </w:rPr>
      </w:pPr>
    </w:p>
    <w:p w14:paraId="1B9DED44" w14:textId="77777777" w:rsidR="000C358D" w:rsidRPr="00AD1199" w:rsidRDefault="000C358D">
      <w:pPr>
        <w:rPr>
          <w:i/>
          <w:lang w:val="vi-VN"/>
        </w:rPr>
      </w:pPr>
    </w:p>
    <w:p w14:paraId="14A40606" w14:textId="77777777" w:rsidR="000C358D" w:rsidRPr="00AD1199" w:rsidRDefault="000C358D">
      <w:pPr>
        <w:rPr>
          <w:i/>
          <w:lang w:val="vi-VN"/>
        </w:rPr>
      </w:pPr>
    </w:p>
    <w:p w14:paraId="7387D01F" w14:textId="77777777" w:rsidR="000C358D" w:rsidRPr="00AD1199" w:rsidRDefault="000C358D">
      <w:pPr>
        <w:rPr>
          <w:i/>
          <w:lang w:val="vi-VN"/>
        </w:rPr>
      </w:pPr>
    </w:p>
    <w:p w14:paraId="3C481B17" w14:textId="77777777" w:rsidR="000C358D" w:rsidRPr="00AD1199" w:rsidRDefault="000C358D">
      <w:pPr>
        <w:rPr>
          <w:i/>
          <w:lang w:val="vi-VN"/>
        </w:rPr>
      </w:pPr>
    </w:p>
    <w:p w14:paraId="35441580" w14:textId="77777777" w:rsidR="000C358D" w:rsidRPr="00AD1199" w:rsidRDefault="000C358D">
      <w:pPr>
        <w:rPr>
          <w:i/>
          <w:lang w:val="vi-VN"/>
        </w:rPr>
      </w:pPr>
    </w:p>
    <w:p w14:paraId="0FF9A8AB" w14:textId="77777777" w:rsidR="000C358D" w:rsidRPr="00AD1199" w:rsidRDefault="000C358D">
      <w:pPr>
        <w:rPr>
          <w:i/>
          <w:lang w:val="vi-VN"/>
        </w:rPr>
      </w:pPr>
    </w:p>
    <w:p w14:paraId="77C86170" w14:textId="77777777" w:rsidR="000C358D" w:rsidRPr="00AD1199" w:rsidRDefault="000C358D">
      <w:pPr>
        <w:rPr>
          <w:i/>
          <w:lang w:val="vi-VN"/>
        </w:rPr>
      </w:pPr>
    </w:p>
    <w:p w14:paraId="5D4F042A" w14:textId="77777777" w:rsidR="000C358D" w:rsidRPr="00AD1199" w:rsidRDefault="000C358D">
      <w:pPr>
        <w:rPr>
          <w:i/>
          <w:lang w:val="vi-VN"/>
        </w:rPr>
      </w:pPr>
    </w:p>
    <w:p w14:paraId="3B5FB07A" w14:textId="77777777" w:rsidR="000C358D" w:rsidRPr="00AD1199" w:rsidRDefault="000C358D">
      <w:pPr>
        <w:rPr>
          <w:i/>
          <w:lang w:val="vi-VN"/>
        </w:rPr>
      </w:pPr>
    </w:p>
    <w:p w14:paraId="6101FD67" w14:textId="77777777" w:rsidR="000C358D" w:rsidRPr="00AD1199" w:rsidRDefault="000C358D">
      <w:pPr>
        <w:rPr>
          <w:i/>
          <w:lang w:val="vi-VN"/>
        </w:rPr>
      </w:pPr>
    </w:p>
    <w:p w14:paraId="24634464" w14:textId="77777777" w:rsidR="000C358D" w:rsidRPr="00AD1199" w:rsidRDefault="000C358D">
      <w:pPr>
        <w:rPr>
          <w:b/>
          <w:i/>
          <w:lang w:val="vi-VN"/>
        </w:rPr>
      </w:pPr>
    </w:p>
    <w:p w14:paraId="0F43805B" w14:textId="77777777" w:rsidR="000C358D" w:rsidRPr="00AD1199" w:rsidRDefault="000C358D">
      <w:pPr>
        <w:rPr>
          <w:b/>
          <w:i/>
          <w:lang w:val="vi-VN"/>
        </w:rPr>
      </w:pPr>
    </w:p>
    <w:sectPr w:rsidR="000C358D" w:rsidRPr="00AD119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54B255" w14:textId="77777777" w:rsidR="000C358D" w:rsidRDefault="006B62F0">
      <w:pPr>
        <w:spacing w:line="240" w:lineRule="auto"/>
      </w:pPr>
      <w:r>
        <w:separator/>
      </w:r>
    </w:p>
  </w:endnote>
  <w:endnote w:type="continuationSeparator" w:id="0">
    <w:p w14:paraId="19762F70" w14:textId="77777777" w:rsidR="000C358D" w:rsidRDefault="006B62F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2F9532" w14:textId="77777777" w:rsidR="000C358D" w:rsidRDefault="006B62F0">
      <w:pPr>
        <w:spacing w:after="0"/>
      </w:pPr>
      <w:r>
        <w:separator/>
      </w:r>
    </w:p>
  </w:footnote>
  <w:footnote w:type="continuationSeparator" w:id="0">
    <w:p w14:paraId="05A5492D" w14:textId="77777777" w:rsidR="000C358D" w:rsidRDefault="006B62F0">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D3086"/>
    <w:multiLevelType w:val="hybridMultilevel"/>
    <w:tmpl w:val="5DFCEC58"/>
    <w:lvl w:ilvl="0" w:tplc="7EFCE6D2">
      <w:start w:val="1"/>
      <w:numFmt w:val="decimal"/>
      <w:lvlText w:val="%1."/>
      <w:lvlJc w:val="left"/>
      <w:pPr>
        <w:tabs>
          <w:tab w:val="num" w:pos="1080"/>
        </w:tabs>
        <w:ind w:left="1080" w:hanging="360"/>
      </w:pPr>
    </w:lvl>
    <w:lvl w:ilvl="1" w:tplc="99F48B1E" w:tentative="1">
      <w:start w:val="1"/>
      <w:numFmt w:val="decimal"/>
      <w:lvlText w:val="%2."/>
      <w:lvlJc w:val="left"/>
      <w:pPr>
        <w:tabs>
          <w:tab w:val="num" w:pos="1800"/>
        </w:tabs>
        <w:ind w:left="1800" w:hanging="360"/>
      </w:pPr>
    </w:lvl>
    <w:lvl w:ilvl="2" w:tplc="7936724E" w:tentative="1">
      <w:start w:val="1"/>
      <w:numFmt w:val="decimal"/>
      <w:lvlText w:val="%3."/>
      <w:lvlJc w:val="left"/>
      <w:pPr>
        <w:tabs>
          <w:tab w:val="num" w:pos="2520"/>
        </w:tabs>
        <w:ind w:left="2520" w:hanging="360"/>
      </w:pPr>
    </w:lvl>
    <w:lvl w:ilvl="3" w:tplc="7C8809CE" w:tentative="1">
      <w:start w:val="1"/>
      <w:numFmt w:val="decimal"/>
      <w:lvlText w:val="%4."/>
      <w:lvlJc w:val="left"/>
      <w:pPr>
        <w:tabs>
          <w:tab w:val="num" w:pos="3240"/>
        </w:tabs>
        <w:ind w:left="3240" w:hanging="360"/>
      </w:pPr>
    </w:lvl>
    <w:lvl w:ilvl="4" w:tplc="66E8395C" w:tentative="1">
      <w:start w:val="1"/>
      <w:numFmt w:val="decimal"/>
      <w:lvlText w:val="%5."/>
      <w:lvlJc w:val="left"/>
      <w:pPr>
        <w:tabs>
          <w:tab w:val="num" w:pos="3960"/>
        </w:tabs>
        <w:ind w:left="3960" w:hanging="360"/>
      </w:pPr>
    </w:lvl>
    <w:lvl w:ilvl="5" w:tplc="D9A2D93A" w:tentative="1">
      <w:start w:val="1"/>
      <w:numFmt w:val="decimal"/>
      <w:lvlText w:val="%6."/>
      <w:lvlJc w:val="left"/>
      <w:pPr>
        <w:tabs>
          <w:tab w:val="num" w:pos="4680"/>
        </w:tabs>
        <w:ind w:left="4680" w:hanging="360"/>
      </w:pPr>
    </w:lvl>
    <w:lvl w:ilvl="6" w:tplc="065C4740" w:tentative="1">
      <w:start w:val="1"/>
      <w:numFmt w:val="decimal"/>
      <w:lvlText w:val="%7."/>
      <w:lvlJc w:val="left"/>
      <w:pPr>
        <w:tabs>
          <w:tab w:val="num" w:pos="5400"/>
        </w:tabs>
        <w:ind w:left="5400" w:hanging="360"/>
      </w:pPr>
    </w:lvl>
    <w:lvl w:ilvl="7" w:tplc="BD642E0E" w:tentative="1">
      <w:start w:val="1"/>
      <w:numFmt w:val="decimal"/>
      <w:lvlText w:val="%8."/>
      <w:lvlJc w:val="left"/>
      <w:pPr>
        <w:tabs>
          <w:tab w:val="num" w:pos="6120"/>
        </w:tabs>
        <w:ind w:left="6120" w:hanging="360"/>
      </w:pPr>
    </w:lvl>
    <w:lvl w:ilvl="8" w:tplc="2D7A20B0" w:tentative="1">
      <w:start w:val="1"/>
      <w:numFmt w:val="decimal"/>
      <w:lvlText w:val="%9."/>
      <w:lvlJc w:val="left"/>
      <w:pPr>
        <w:tabs>
          <w:tab w:val="num" w:pos="6840"/>
        </w:tabs>
        <w:ind w:left="6840" w:hanging="360"/>
      </w:pPr>
    </w:lvl>
  </w:abstractNum>
  <w:abstractNum w:abstractNumId="1" w15:restartNumberingAfterBreak="0">
    <w:nsid w:val="06687CBB"/>
    <w:multiLevelType w:val="hybridMultilevel"/>
    <w:tmpl w:val="B36CAC30"/>
    <w:lvl w:ilvl="0" w:tplc="3C32AB20">
      <w:start w:val="1"/>
      <w:numFmt w:val="bullet"/>
      <w:lvlText w:val="•"/>
      <w:lvlJc w:val="left"/>
      <w:pPr>
        <w:tabs>
          <w:tab w:val="num" w:pos="720"/>
        </w:tabs>
        <w:ind w:left="720" w:hanging="360"/>
      </w:pPr>
      <w:rPr>
        <w:rFonts w:ascii="Arial" w:hAnsi="Arial" w:hint="default"/>
      </w:rPr>
    </w:lvl>
    <w:lvl w:ilvl="1" w:tplc="7B2831C0" w:tentative="1">
      <w:start w:val="1"/>
      <w:numFmt w:val="bullet"/>
      <w:lvlText w:val="•"/>
      <w:lvlJc w:val="left"/>
      <w:pPr>
        <w:tabs>
          <w:tab w:val="num" w:pos="1440"/>
        </w:tabs>
        <w:ind w:left="1440" w:hanging="360"/>
      </w:pPr>
      <w:rPr>
        <w:rFonts w:ascii="Arial" w:hAnsi="Arial" w:hint="default"/>
      </w:rPr>
    </w:lvl>
    <w:lvl w:ilvl="2" w:tplc="E286EF7C" w:tentative="1">
      <w:start w:val="1"/>
      <w:numFmt w:val="bullet"/>
      <w:lvlText w:val="•"/>
      <w:lvlJc w:val="left"/>
      <w:pPr>
        <w:tabs>
          <w:tab w:val="num" w:pos="2160"/>
        </w:tabs>
        <w:ind w:left="2160" w:hanging="360"/>
      </w:pPr>
      <w:rPr>
        <w:rFonts w:ascii="Arial" w:hAnsi="Arial" w:hint="default"/>
      </w:rPr>
    </w:lvl>
    <w:lvl w:ilvl="3" w:tplc="10FE3992" w:tentative="1">
      <w:start w:val="1"/>
      <w:numFmt w:val="bullet"/>
      <w:lvlText w:val="•"/>
      <w:lvlJc w:val="left"/>
      <w:pPr>
        <w:tabs>
          <w:tab w:val="num" w:pos="2880"/>
        </w:tabs>
        <w:ind w:left="2880" w:hanging="360"/>
      </w:pPr>
      <w:rPr>
        <w:rFonts w:ascii="Arial" w:hAnsi="Arial" w:hint="default"/>
      </w:rPr>
    </w:lvl>
    <w:lvl w:ilvl="4" w:tplc="1446019A" w:tentative="1">
      <w:start w:val="1"/>
      <w:numFmt w:val="bullet"/>
      <w:lvlText w:val="•"/>
      <w:lvlJc w:val="left"/>
      <w:pPr>
        <w:tabs>
          <w:tab w:val="num" w:pos="3600"/>
        </w:tabs>
        <w:ind w:left="3600" w:hanging="360"/>
      </w:pPr>
      <w:rPr>
        <w:rFonts w:ascii="Arial" w:hAnsi="Arial" w:hint="default"/>
      </w:rPr>
    </w:lvl>
    <w:lvl w:ilvl="5" w:tplc="D8A49CE8" w:tentative="1">
      <w:start w:val="1"/>
      <w:numFmt w:val="bullet"/>
      <w:lvlText w:val="•"/>
      <w:lvlJc w:val="left"/>
      <w:pPr>
        <w:tabs>
          <w:tab w:val="num" w:pos="4320"/>
        </w:tabs>
        <w:ind w:left="4320" w:hanging="360"/>
      </w:pPr>
      <w:rPr>
        <w:rFonts w:ascii="Arial" w:hAnsi="Arial" w:hint="default"/>
      </w:rPr>
    </w:lvl>
    <w:lvl w:ilvl="6" w:tplc="F842AE48" w:tentative="1">
      <w:start w:val="1"/>
      <w:numFmt w:val="bullet"/>
      <w:lvlText w:val="•"/>
      <w:lvlJc w:val="left"/>
      <w:pPr>
        <w:tabs>
          <w:tab w:val="num" w:pos="5040"/>
        </w:tabs>
        <w:ind w:left="5040" w:hanging="360"/>
      </w:pPr>
      <w:rPr>
        <w:rFonts w:ascii="Arial" w:hAnsi="Arial" w:hint="default"/>
      </w:rPr>
    </w:lvl>
    <w:lvl w:ilvl="7" w:tplc="7A5E047E" w:tentative="1">
      <w:start w:val="1"/>
      <w:numFmt w:val="bullet"/>
      <w:lvlText w:val="•"/>
      <w:lvlJc w:val="left"/>
      <w:pPr>
        <w:tabs>
          <w:tab w:val="num" w:pos="5760"/>
        </w:tabs>
        <w:ind w:left="5760" w:hanging="360"/>
      </w:pPr>
      <w:rPr>
        <w:rFonts w:ascii="Arial" w:hAnsi="Arial" w:hint="default"/>
      </w:rPr>
    </w:lvl>
    <w:lvl w:ilvl="8" w:tplc="9272A168"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14E726BA"/>
    <w:multiLevelType w:val="hybridMultilevel"/>
    <w:tmpl w:val="D92A97F2"/>
    <w:lvl w:ilvl="0" w:tplc="A1B29234">
      <w:start w:val="1"/>
      <w:numFmt w:val="bullet"/>
      <w:lvlText w:val="•"/>
      <w:lvlJc w:val="left"/>
      <w:pPr>
        <w:tabs>
          <w:tab w:val="num" w:pos="720"/>
        </w:tabs>
        <w:ind w:left="720" w:hanging="360"/>
      </w:pPr>
      <w:rPr>
        <w:rFonts w:ascii="Arial" w:hAnsi="Arial" w:hint="default"/>
      </w:rPr>
    </w:lvl>
    <w:lvl w:ilvl="1" w:tplc="4AFC16EA" w:tentative="1">
      <w:start w:val="1"/>
      <w:numFmt w:val="bullet"/>
      <w:lvlText w:val="•"/>
      <w:lvlJc w:val="left"/>
      <w:pPr>
        <w:tabs>
          <w:tab w:val="num" w:pos="1440"/>
        </w:tabs>
        <w:ind w:left="1440" w:hanging="360"/>
      </w:pPr>
      <w:rPr>
        <w:rFonts w:ascii="Arial" w:hAnsi="Arial" w:hint="default"/>
      </w:rPr>
    </w:lvl>
    <w:lvl w:ilvl="2" w:tplc="63F2B592" w:tentative="1">
      <w:start w:val="1"/>
      <w:numFmt w:val="bullet"/>
      <w:lvlText w:val="•"/>
      <w:lvlJc w:val="left"/>
      <w:pPr>
        <w:tabs>
          <w:tab w:val="num" w:pos="2160"/>
        </w:tabs>
        <w:ind w:left="2160" w:hanging="360"/>
      </w:pPr>
      <w:rPr>
        <w:rFonts w:ascii="Arial" w:hAnsi="Arial" w:hint="default"/>
      </w:rPr>
    </w:lvl>
    <w:lvl w:ilvl="3" w:tplc="2A02DADC" w:tentative="1">
      <w:start w:val="1"/>
      <w:numFmt w:val="bullet"/>
      <w:lvlText w:val="•"/>
      <w:lvlJc w:val="left"/>
      <w:pPr>
        <w:tabs>
          <w:tab w:val="num" w:pos="2880"/>
        </w:tabs>
        <w:ind w:left="2880" w:hanging="360"/>
      </w:pPr>
      <w:rPr>
        <w:rFonts w:ascii="Arial" w:hAnsi="Arial" w:hint="default"/>
      </w:rPr>
    </w:lvl>
    <w:lvl w:ilvl="4" w:tplc="DF8A4BEC" w:tentative="1">
      <w:start w:val="1"/>
      <w:numFmt w:val="bullet"/>
      <w:lvlText w:val="•"/>
      <w:lvlJc w:val="left"/>
      <w:pPr>
        <w:tabs>
          <w:tab w:val="num" w:pos="3600"/>
        </w:tabs>
        <w:ind w:left="3600" w:hanging="360"/>
      </w:pPr>
      <w:rPr>
        <w:rFonts w:ascii="Arial" w:hAnsi="Arial" w:hint="default"/>
      </w:rPr>
    </w:lvl>
    <w:lvl w:ilvl="5" w:tplc="04E63D38" w:tentative="1">
      <w:start w:val="1"/>
      <w:numFmt w:val="bullet"/>
      <w:lvlText w:val="•"/>
      <w:lvlJc w:val="left"/>
      <w:pPr>
        <w:tabs>
          <w:tab w:val="num" w:pos="4320"/>
        </w:tabs>
        <w:ind w:left="4320" w:hanging="360"/>
      </w:pPr>
      <w:rPr>
        <w:rFonts w:ascii="Arial" w:hAnsi="Arial" w:hint="default"/>
      </w:rPr>
    </w:lvl>
    <w:lvl w:ilvl="6" w:tplc="01F44BA6" w:tentative="1">
      <w:start w:val="1"/>
      <w:numFmt w:val="bullet"/>
      <w:lvlText w:val="•"/>
      <w:lvlJc w:val="left"/>
      <w:pPr>
        <w:tabs>
          <w:tab w:val="num" w:pos="5040"/>
        </w:tabs>
        <w:ind w:left="5040" w:hanging="360"/>
      </w:pPr>
      <w:rPr>
        <w:rFonts w:ascii="Arial" w:hAnsi="Arial" w:hint="default"/>
      </w:rPr>
    </w:lvl>
    <w:lvl w:ilvl="7" w:tplc="97E0DABE" w:tentative="1">
      <w:start w:val="1"/>
      <w:numFmt w:val="bullet"/>
      <w:lvlText w:val="•"/>
      <w:lvlJc w:val="left"/>
      <w:pPr>
        <w:tabs>
          <w:tab w:val="num" w:pos="5760"/>
        </w:tabs>
        <w:ind w:left="5760" w:hanging="360"/>
      </w:pPr>
      <w:rPr>
        <w:rFonts w:ascii="Arial" w:hAnsi="Arial" w:hint="default"/>
      </w:rPr>
    </w:lvl>
    <w:lvl w:ilvl="8" w:tplc="40EE65C2"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1829168A"/>
    <w:multiLevelType w:val="hybridMultilevel"/>
    <w:tmpl w:val="AE78A2CA"/>
    <w:lvl w:ilvl="0" w:tplc="AF246AF8">
      <w:start w:val="1"/>
      <w:numFmt w:val="bullet"/>
      <w:lvlText w:val="•"/>
      <w:lvlJc w:val="left"/>
      <w:pPr>
        <w:tabs>
          <w:tab w:val="num" w:pos="720"/>
        </w:tabs>
        <w:ind w:left="720" w:hanging="360"/>
      </w:pPr>
      <w:rPr>
        <w:rFonts w:ascii="Arial" w:hAnsi="Arial" w:hint="default"/>
      </w:rPr>
    </w:lvl>
    <w:lvl w:ilvl="1" w:tplc="067E555A" w:tentative="1">
      <w:start w:val="1"/>
      <w:numFmt w:val="bullet"/>
      <w:lvlText w:val="•"/>
      <w:lvlJc w:val="left"/>
      <w:pPr>
        <w:tabs>
          <w:tab w:val="num" w:pos="1440"/>
        </w:tabs>
        <w:ind w:left="1440" w:hanging="360"/>
      </w:pPr>
      <w:rPr>
        <w:rFonts w:ascii="Arial" w:hAnsi="Arial" w:hint="default"/>
      </w:rPr>
    </w:lvl>
    <w:lvl w:ilvl="2" w:tplc="D06E9C5C" w:tentative="1">
      <w:start w:val="1"/>
      <w:numFmt w:val="bullet"/>
      <w:lvlText w:val="•"/>
      <w:lvlJc w:val="left"/>
      <w:pPr>
        <w:tabs>
          <w:tab w:val="num" w:pos="2160"/>
        </w:tabs>
        <w:ind w:left="2160" w:hanging="360"/>
      </w:pPr>
      <w:rPr>
        <w:rFonts w:ascii="Arial" w:hAnsi="Arial" w:hint="default"/>
      </w:rPr>
    </w:lvl>
    <w:lvl w:ilvl="3" w:tplc="1C6E05E2" w:tentative="1">
      <w:start w:val="1"/>
      <w:numFmt w:val="bullet"/>
      <w:lvlText w:val="•"/>
      <w:lvlJc w:val="left"/>
      <w:pPr>
        <w:tabs>
          <w:tab w:val="num" w:pos="2880"/>
        </w:tabs>
        <w:ind w:left="2880" w:hanging="360"/>
      </w:pPr>
      <w:rPr>
        <w:rFonts w:ascii="Arial" w:hAnsi="Arial" w:hint="default"/>
      </w:rPr>
    </w:lvl>
    <w:lvl w:ilvl="4" w:tplc="1F566862" w:tentative="1">
      <w:start w:val="1"/>
      <w:numFmt w:val="bullet"/>
      <w:lvlText w:val="•"/>
      <w:lvlJc w:val="left"/>
      <w:pPr>
        <w:tabs>
          <w:tab w:val="num" w:pos="3600"/>
        </w:tabs>
        <w:ind w:left="3600" w:hanging="360"/>
      </w:pPr>
      <w:rPr>
        <w:rFonts w:ascii="Arial" w:hAnsi="Arial" w:hint="default"/>
      </w:rPr>
    </w:lvl>
    <w:lvl w:ilvl="5" w:tplc="0102E530" w:tentative="1">
      <w:start w:val="1"/>
      <w:numFmt w:val="bullet"/>
      <w:lvlText w:val="•"/>
      <w:lvlJc w:val="left"/>
      <w:pPr>
        <w:tabs>
          <w:tab w:val="num" w:pos="4320"/>
        </w:tabs>
        <w:ind w:left="4320" w:hanging="360"/>
      </w:pPr>
      <w:rPr>
        <w:rFonts w:ascii="Arial" w:hAnsi="Arial" w:hint="default"/>
      </w:rPr>
    </w:lvl>
    <w:lvl w:ilvl="6" w:tplc="0818FF5A" w:tentative="1">
      <w:start w:val="1"/>
      <w:numFmt w:val="bullet"/>
      <w:lvlText w:val="•"/>
      <w:lvlJc w:val="left"/>
      <w:pPr>
        <w:tabs>
          <w:tab w:val="num" w:pos="5040"/>
        </w:tabs>
        <w:ind w:left="5040" w:hanging="360"/>
      </w:pPr>
      <w:rPr>
        <w:rFonts w:ascii="Arial" w:hAnsi="Arial" w:hint="default"/>
      </w:rPr>
    </w:lvl>
    <w:lvl w:ilvl="7" w:tplc="CBE471B0" w:tentative="1">
      <w:start w:val="1"/>
      <w:numFmt w:val="bullet"/>
      <w:lvlText w:val="•"/>
      <w:lvlJc w:val="left"/>
      <w:pPr>
        <w:tabs>
          <w:tab w:val="num" w:pos="5760"/>
        </w:tabs>
        <w:ind w:left="5760" w:hanging="360"/>
      </w:pPr>
      <w:rPr>
        <w:rFonts w:ascii="Arial" w:hAnsi="Arial" w:hint="default"/>
      </w:rPr>
    </w:lvl>
    <w:lvl w:ilvl="8" w:tplc="C9A8C46C"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18871DFB"/>
    <w:multiLevelType w:val="hybridMultilevel"/>
    <w:tmpl w:val="AF3878DE"/>
    <w:lvl w:ilvl="0" w:tplc="62886F98">
      <w:start w:val="1"/>
      <w:numFmt w:val="bullet"/>
      <w:lvlText w:val=""/>
      <w:lvlJc w:val="left"/>
      <w:pPr>
        <w:tabs>
          <w:tab w:val="num" w:pos="720"/>
        </w:tabs>
        <w:ind w:left="720" w:hanging="360"/>
      </w:pPr>
      <w:rPr>
        <w:rFonts w:ascii="Wingdings" w:hAnsi="Wingdings" w:hint="default"/>
      </w:rPr>
    </w:lvl>
    <w:lvl w:ilvl="1" w:tplc="88165376" w:tentative="1">
      <w:start w:val="1"/>
      <w:numFmt w:val="bullet"/>
      <w:lvlText w:val=""/>
      <w:lvlJc w:val="left"/>
      <w:pPr>
        <w:tabs>
          <w:tab w:val="num" w:pos="1440"/>
        </w:tabs>
        <w:ind w:left="1440" w:hanging="360"/>
      </w:pPr>
      <w:rPr>
        <w:rFonts w:ascii="Wingdings" w:hAnsi="Wingdings" w:hint="default"/>
      </w:rPr>
    </w:lvl>
    <w:lvl w:ilvl="2" w:tplc="6904560C" w:tentative="1">
      <w:start w:val="1"/>
      <w:numFmt w:val="bullet"/>
      <w:lvlText w:val=""/>
      <w:lvlJc w:val="left"/>
      <w:pPr>
        <w:tabs>
          <w:tab w:val="num" w:pos="2160"/>
        </w:tabs>
        <w:ind w:left="2160" w:hanging="360"/>
      </w:pPr>
      <w:rPr>
        <w:rFonts w:ascii="Wingdings" w:hAnsi="Wingdings" w:hint="default"/>
      </w:rPr>
    </w:lvl>
    <w:lvl w:ilvl="3" w:tplc="756E6ABC" w:tentative="1">
      <w:start w:val="1"/>
      <w:numFmt w:val="bullet"/>
      <w:lvlText w:val=""/>
      <w:lvlJc w:val="left"/>
      <w:pPr>
        <w:tabs>
          <w:tab w:val="num" w:pos="2880"/>
        </w:tabs>
        <w:ind w:left="2880" w:hanging="360"/>
      </w:pPr>
      <w:rPr>
        <w:rFonts w:ascii="Wingdings" w:hAnsi="Wingdings" w:hint="default"/>
      </w:rPr>
    </w:lvl>
    <w:lvl w:ilvl="4" w:tplc="1CF42474" w:tentative="1">
      <w:start w:val="1"/>
      <w:numFmt w:val="bullet"/>
      <w:lvlText w:val=""/>
      <w:lvlJc w:val="left"/>
      <w:pPr>
        <w:tabs>
          <w:tab w:val="num" w:pos="3600"/>
        </w:tabs>
        <w:ind w:left="3600" w:hanging="360"/>
      </w:pPr>
      <w:rPr>
        <w:rFonts w:ascii="Wingdings" w:hAnsi="Wingdings" w:hint="default"/>
      </w:rPr>
    </w:lvl>
    <w:lvl w:ilvl="5" w:tplc="CA1E5E8A" w:tentative="1">
      <w:start w:val="1"/>
      <w:numFmt w:val="bullet"/>
      <w:lvlText w:val=""/>
      <w:lvlJc w:val="left"/>
      <w:pPr>
        <w:tabs>
          <w:tab w:val="num" w:pos="4320"/>
        </w:tabs>
        <w:ind w:left="4320" w:hanging="360"/>
      </w:pPr>
      <w:rPr>
        <w:rFonts w:ascii="Wingdings" w:hAnsi="Wingdings" w:hint="default"/>
      </w:rPr>
    </w:lvl>
    <w:lvl w:ilvl="6" w:tplc="5100BC8E" w:tentative="1">
      <w:start w:val="1"/>
      <w:numFmt w:val="bullet"/>
      <w:lvlText w:val=""/>
      <w:lvlJc w:val="left"/>
      <w:pPr>
        <w:tabs>
          <w:tab w:val="num" w:pos="5040"/>
        </w:tabs>
        <w:ind w:left="5040" w:hanging="360"/>
      </w:pPr>
      <w:rPr>
        <w:rFonts w:ascii="Wingdings" w:hAnsi="Wingdings" w:hint="default"/>
      </w:rPr>
    </w:lvl>
    <w:lvl w:ilvl="7" w:tplc="0ADE5E40" w:tentative="1">
      <w:start w:val="1"/>
      <w:numFmt w:val="bullet"/>
      <w:lvlText w:val=""/>
      <w:lvlJc w:val="left"/>
      <w:pPr>
        <w:tabs>
          <w:tab w:val="num" w:pos="5760"/>
        </w:tabs>
        <w:ind w:left="5760" w:hanging="360"/>
      </w:pPr>
      <w:rPr>
        <w:rFonts w:ascii="Wingdings" w:hAnsi="Wingdings" w:hint="default"/>
      </w:rPr>
    </w:lvl>
    <w:lvl w:ilvl="8" w:tplc="2F9CBDEA"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B8742FF"/>
    <w:multiLevelType w:val="hybridMultilevel"/>
    <w:tmpl w:val="C5A60D44"/>
    <w:lvl w:ilvl="0" w:tplc="297CF2BE">
      <w:start w:val="1"/>
      <w:numFmt w:val="bullet"/>
      <w:lvlText w:val="•"/>
      <w:lvlJc w:val="left"/>
      <w:pPr>
        <w:tabs>
          <w:tab w:val="num" w:pos="720"/>
        </w:tabs>
        <w:ind w:left="720" w:hanging="360"/>
      </w:pPr>
      <w:rPr>
        <w:rFonts w:ascii="Arial" w:hAnsi="Arial" w:hint="default"/>
      </w:rPr>
    </w:lvl>
    <w:lvl w:ilvl="1" w:tplc="F7984684" w:tentative="1">
      <w:start w:val="1"/>
      <w:numFmt w:val="bullet"/>
      <w:lvlText w:val="•"/>
      <w:lvlJc w:val="left"/>
      <w:pPr>
        <w:tabs>
          <w:tab w:val="num" w:pos="1440"/>
        </w:tabs>
        <w:ind w:left="1440" w:hanging="360"/>
      </w:pPr>
      <w:rPr>
        <w:rFonts w:ascii="Arial" w:hAnsi="Arial" w:hint="default"/>
      </w:rPr>
    </w:lvl>
    <w:lvl w:ilvl="2" w:tplc="BCE2CFC0" w:tentative="1">
      <w:start w:val="1"/>
      <w:numFmt w:val="bullet"/>
      <w:lvlText w:val="•"/>
      <w:lvlJc w:val="left"/>
      <w:pPr>
        <w:tabs>
          <w:tab w:val="num" w:pos="2160"/>
        </w:tabs>
        <w:ind w:left="2160" w:hanging="360"/>
      </w:pPr>
      <w:rPr>
        <w:rFonts w:ascii="Arial" w:hAnsi="Arial" w:hint="default"/>
      </w:rPr>
    </w:lvl>
    <w:lvl w:ilvl="3" w:tplc="78303EFA" w:tentative="1">
      <w:start w:val="1"/>
      <w:numFmt w:val="bullet"/>
      <w:lvlText w:val="•"/>
      <w:lvlJc w:val="left"/>
      <w:pPr>
        <w:tabs>
          <w:tab w:val="num" w:pos="2880"/>
        </w:tabs>
        <w:ind w:left="2880" w:hanging="360"/>
      </w:pPr>
      <w:rPr>
        <w:rFonts w:ascii="Arial" w:hAnsi="Arial" w:hint="default"/>
      </w:rPr>
    </w:lvl>
    <w:lvl w:ilvl="4" w:tplc="80FE1E92" w:tentative="1">
      <w:start w:val="1"/>
      <w:numFmt w:val="bullet"/>
      <w:lvlText w:val="•"/>
      <w:lvlJc w:val="left"/>
      <w:pPr>
        <w:tabs>
          <w:tab w:val="num" w:pos="3600"/>
        </w:tabs>
        <w:ind w:left="3600" w:hanging="360"/>
      </w:pPr>
      <w:rPr>
        <w:rFonts w:ascii="Arial" w:hAnsi="Arial" w:hint="default"/>
      </w:rPr>
    </w:lvl>
    <w:lvl w:ilvl="5" w:tplc="10E8F332" w:tentative="1">
      <w:start w:val="1"/>
      <w:numFmt w:val="bullet"/>
      <w:lvlText w:val="•"/>
      <w:lvlJc w:val="left"/>
      <w:pPr>
        <w:tabs>
          <w:tab w:val="num" w:pos="4320"/>
        </w:tabs>
        <w:ind w:left="4320" w:hanging="360"/>
      </w:pPr>
      <w:rPr>
        <w:rFonts w:ascii="Arial" w:hAnsi="Arial" w:hint="default"/>
      </w:rPr>
    </w:lvl>
    <w:lvl w:ilvl="6" w:tplc="55866D98" w:tentative="1">
      <w:start w:val="1"/>
      <w:numFmt w:val="bullet"/>
      <w:lvlText w:val="•"/>
      <w:lvlJc w:val="left"/>
      <w:pPr>
        <w:tabs>
          <w:tab w:val="num" w:pos="5040"/>
        </w:tabs>
        <w:ind w:left="5040" w:hanging="360"/>
      </w:pPr>
      <w:rPr>
        <w:rFonts w:ascii="Arial" w:hAnsi="Arial" w:hint="default"/>
      </w:rPr>
    </w:lvl>
    <w:lvl w:ilvl="7" w:tplc="CCB006D4" w:tentative="1">
      <w:start w:val="1"/>
      <w:numFmt w:val="bullet"/>
      <w:lvlText w:val="•"/>
      <w:lvlJc w:val="left"/>
      <w:pPr>
        <w:tabs>
          <w:tab w:val="num" w:pos="5760"/>
        </w:tabs>
        <w:ind w:left="5760" w:hanging="360"/>
      </w:pPr>
      <w:rPr>
        <w:rFonts w:ascii="Arial" w:hAnsi="Arial" w:hint="default"/>
      </w:rPr>
    </w:lvl>
    <w:lvl w:ilvl="8" w:tplc="5960182C"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211C6405"/>
    <w:multiLevelType w:val="hybridMultilevel"/>
    <w:tmpl w:val="B6FC8EA4"/>
    <w:lvl w:ilvl="0" w:tplc="F03013B6">
      <w:start w:val="1"/>
      <w:numFmt w:val="bullet"/>
      <w:lvlText w:val="•"/>
      <w:lvlJc w:val="left"/>
      <w:pPr>
        <w:tabs>
          <w:tab w:val="num" w:pos="720"/>
        </w:tabs>
        <w:ind w:left="720" w:hanging="360"/>
      </w:pPr>
      <w:rPr>
        <w:rFonts w:ascii="Times New Roman" w:hAnsi="Times New Roman" w:hint="default"/>
      </w:rPr>
    </w:lvl>
    <w:lvl w:ilvl="1" w:tplc="698A4C70" w:tentative="1">
      <w:start w:val="1"/>
      <w:numFmt w:val="bullet"/>
      <w:lvlText w:val="•"/>
      <w:lvlJc w:val="left"/>
      <w:pPr>
        <w:tabs>
          <w:tab w:val="num" w:pos="1440"/>
        </w:tabs>
        <w:ind w:left="1440" w:hanging="360"/>
      </w:pPr>
      <w:rPr>
        <w:rFonts w:ascii="Times New Roman" w:hAnsi="Times New Roman" w:hint="default"/>
      </w:rPr>
    </w:lvl>
    <w:lvl w:ilvl="2" w:tplc="FC46B524">
      <w:start w:val="1"/>
      <w:numFmt w:val="bullet"/>
      <w:lvlText w:val="•"/>
      <w:lvlJc w:val="left"/>
      <w:pPr>
        <w:tabs>
          <w:tab w:val="num" w:pos="2160"/>
        </w:tabs>
        <w:ind w:left="2160" w:hanging="360"/>
      </w:pPr>
      <w:rPr>
        <w:rFonts w:ascii="Times New Roman" w:hAnsi="Times New Roman" w:hint="default"/>
      </w:rPr>
    </w:lvl>
    <w:lvl w:ilvl="3" w:tplc="BBE25F5E" w:tentative="1">
      <w:start w:val="1"/>
      <w:numFmt w:val="bullet"/>
      <w:lvlText w:val="•"/>
      <w:lvlJc w:val="left"/>
      <w:pPr>
        <w:tabs>
          <w:tab w:val="num" w:pos="2880"/>
        </w:tabs>
        <w:ind w:left="2880" w:hanging="360"/>
      </w:pPr>
      <w:rPr>
        <w:rFonts w:ascii="Times New Roman" w:hAnsi="Times New Roman" w:hint="default"/>
      </w:rPr>
    </w:lvl>
    <w:lvl w:ilvl="4" w:tplc="236671D8" w:tentative="1">
      <w:start w:val="1"/>
      <w:numFmt w:val="bullet"/>
      <w:lvlText w:val="•"/>
      <w:lvlJc w:val="left"/>
      <w:pPr>
        <w:tabs>
          <w:tab w:val="num" w:pos="3600"/>
        </w:tabs>
        <w:ind w:left="3600" w:hanging="360"/>
      </w:pPr>
      <w:rPr>
        <w:rFonts w:ascii="Times New Roman" w:hAnsi="Times New Roman" w:hint="default"/>
      </w:rPr>
    </w:lvl>
    <w:lvl w:ilvl="5" w:tplc="0730FA06" w:tentative="1">
      <w:start w:val="1"/>
      <w:numFmt w:val="bullet"/>
      <w:lvlText w:val="•"/>
      <w:lvlJc w:val="left"/>
      <w:pPr>
        <w:tabs>
          <w:tab w:val="num" w:pos="4320"/>
        </w:tabs>
        <w:ind w:left="4320" w:hanging="360"/>
      </w:pPr>
      <w:rPr>
        <w:rFonts w:ascii="Times New Roman" w:hAnsi="Times New Roman" w:hint="default"/>
      </w:rPr>
    </w:lvl>
    <w:lvl w:ilvl="6" w:tplc="81D41E54" w:tentative="1">
      <w:start w:val="1"/>
      <w:numFmt w:val="bullet"/>
      <w:lvlText w:val="•"/>
      <w:lvlJc w:val="left"/>
      <w:pPr>
        <w:tabs>
          <w:tab w:val="num" w:pos="5040"/>
        </w:tabs>
        <w:ind w:left="5040" w:hanging="360"/>
      </w:pPr>
      <w:rPr>
        <w:rFonts w:ascii="Times New Roman" w:hAnsi="Times New Roman" w:hint="default"/>
      </w:rPr>
    </w:lvl>
    <w:lvl w:ilvl="7" w:tplc="BD0E738C" w:tentative="1">
      <w:start w:val="1"/>
      <w:numFmt w:val="bullet"/>
      <w:lvlText w:val="•"/>
      <w:lvlJc w:val="left"/>
      <w:pPr>
        <w:tabs>
          <w:tab w:val="num" w:pos="5760"/>
        </w:tabs>
        <w:ind w:left="5760" w:hanging="360"/>
      </w:pPr>
      <w:rPr>
        <w:rFonts w:ascii="Times New Roman" w:hAnsi="Times New Roman" w:hint="default"/>
      </w:rPr>
    </w:lvl>
    <w:lvl w:ilvl="8" w:tplc="5A64059E" w:tentative="1">
      <w:start w:val="1"/>
      <w:numFmt w:val="bullet"/>
      <w:lvlText w:val="•"/>
      <w:lvlJc w:val="left"/>
      <w:pPr>
        <w:tabs>
          <w:tab w:val="num" w:pos="6480"/>
        </w:tabs>
        <w:ind w:left="6480" w:hanging="360"/>
      </w:pPr>
      <w:rPr>
        <w:rFonts w:ascii="Times New Roman" w:hAnsi="Times New Roman" w:hint="default"/>
      </w:rPr>
    </w:lvl>
  </w:abstractNum>
  <w:abstractNum w:abstractNumId="7" w15:restartNumberingAfterBreak="0">
    <w:nsid w:val="2EDC5A87"/>
    <w:multiLevelType w:val="hybridMultilevel"/>
    <w:tmpl w:val="802A5F04"/>
    <w:lvl w:ilvl="0" w:tplc="ADDAF9C0">
      <w:start w:val="1"/>
      <w:numFmt w:val="bullet"/>
      <w:lvlText w:val="•"/>
      <w:lvlJc w:val="left"/>
      <w:pPr>
        <w:tabs>
          <w:tab w:val="num" w:pos="720"/>
        </w:tabs>
        <w:ind w:left="720" w:hanging="360"/>
      </w:pPr>
      <w:rPr>
        <w:rFonts w:ascii="Arial" w:hAnsi="Arial" w:hint="default"/>
      </w:rPr>
    </w:lvl>
    <w:lvl w:ilvl="1" w:tplc="D6D06F14" w:tentative="1">
      <w:start w:val="1"/>
      <w:numFmt w:val="bullet"/>
      <w:lvlText w:val="•"/>
      <w:lvlJc w:val="left"/>
      <w:pPr>
        <w:tabs>
          <w:tab w:val="num" w:pos="1440"/>
        </w:tabs>
        <w:ind w:left="1440" w:hanging="360"/>
      </w:pPr>
      <w:rPr>
        <w:rFonts w:ascii="Arial" w:hAnsi="Arial" w:hint="default"/>
      </w:rPr>
    </w:lvl>
    <w:lvl w:ilvl="2" w:tplc="C0DC68C2" w:tentative="1">
      <w:start w:val="1"/>
      <w:numFmt w:val="bullet"/>
      <w:lvlText w:val="•"/>
      <w:lvlJc w:val="left"/>
      <w:pPr>
        <w:tabs>
          <w:tab w:val="num" w:pos="2160"/>
        </w:tabs>
        <w:ind w:left="2160" w:hanging="360"/>
      </w:pPr>
      <w:rPr>
        <w:rFonts w:ascii="Arial" w:hAnsi="Arial" w:hint="default"/>
      </w:rPr>
    </w:lvl>
    <w:lvl w:ilvl="3" w:tplc="44B8D758" w:tentative="1">
      <w:start w:val="1"/>
      <w:numFmt w:val="bullet"/>
      <w:lvlText w:val="•"/>
      <w:lvlJc w:val="left"/>
      <w:pPr>
        <w:tabs>
          <w:tab w:val="num" w:pos="2880"/>
        </w:tabs>
        <w:ind w:left="2880" w:hanging="360"/>
      </w:pPr>
      <w:rPr>
        <w:rFonts w:ascii="Arial" w:hAnsi="Arial" w:hint="default"/>
      </w:rPr>
    </w:lvl>
    <w:lvl w:ilvl="4" w:tplc="F6F0F26E" w:tentative="1">
      <w:start w:val="1"/>
      <w:numFmt w:val="bullet"/>
      <w:lvlText w:val="•"/>
      <w:lvlJc w:val="left"/>
      <w:pPr>
        <w:tabs>
          <w:tab w:val="num" w:pos="3600"/>
        </w:tabs>
        <w:ind w:left="3600" w:hanging="360"/>
      </w:pPr>
      <w:rPr>
        <w:rFonts w:ascii="Arial" w:hAnsi="Arial" w:hint="default"/>
      </w:rPr>
    </w:lvl>
    <w:lvl w:ilvl="5" w:tplc="F83CBB18" w:tentative="1">
      <w:start w:val="1"/>
      <w:numFmt w:val="bullet"/>
      <w:lvlText w:val="•"/>
      <w:lvlJc w:val="left"/>
      <w:pPr>
        <w:tabs>
          <w:tab w:val="num" w:pos="4320"/>
        </w:tabs>
        <w:ind w:left="4320" w:hanging="360"/>
      </w:pPr>
      <w:rPr>
        <w:rFonts w:ascii="Arial" w:hAnsi="Arial" w:hint="default"/>
      </w:rPr>
    </w:lvl>
    <w:lvl w:ilvl="6" w:tplc="FCA4D114" w:tentative="1">
      <w:start w:val="1"/>
      <w:numFmt w:val="bullet"/>
      <w:lvlText w:val="•"/>
      <w:lvlJc w:val="left"/>
      <w:pPr>
        <w:tabs>
          <w:tab w:val="num" w:pos="5040"/>
        </w:tabs>
        <w:ind w:left="5040" w:hanging="360"/>
      </w:pPr>
      <w:rPr>
        <w:rFonts w:ascii="Arial" w:hAnsi="Arial" w:hint="default"/>
      </w:rPr>
    </w:lvl>
    <w:lvl w:ilvl="7" w:tplc="77686532" w:tentative="1">
      <w:start w:val="1"/>
      <w:numFmt w:val="bullet"/>
      <w:lvlText w:val="•"/>
      <w:lvlJc w:val="left"/>
      <w:pPr>
        <w:tabs>
          <w:tab w:val="num" w:pos="5760"/>
        </w:tabs>
        <w:ind w:left="5760" w:hanging="360"/>
      </w:pPr>
      <w:rPr>
        <w:rFonts w:ascii="Arial" w:hAnsi="Arial" w:hint="default"/>
      </w:rPr>
    </w:lvl>
    <w:lvl w:ilvl="8" w:tplc="8E189326"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305E3057"/>
    <w:multiLevelType w:val="hybridMultilevel"/>
    <w:tmpl w:val="651A1446"/>
    <w:lvl w:ilvl="0" w:tplc="2DC8A6C8">
      <w:start w:val="1"/>
      <w:numFmt w:val="bullet"/>
      <w:lvlText w:val="•"/>
      <w:lvlJc w:val="left"/>
      <w:pPr>
        <w:tabs>
          <w:tab w:val="num" w:pos="720"/>
        </w:tabs>
        <w:ind w:left="720" w:hanging="360"/>
      </w:pPr>
      <w:rPr>
        <w:rFonts w:ascii="Arial" w:hAnsi="Arial" w:hint="default"/>
      </w:rPr>
    </w:lvl>
    <w:lvl w:ilvl="1" w:tplc="D168FE66" w:tentative="1">
      <w:start w:val="1"/>
      <w:numFmt w:val="bullet"/>
      <w:lvlText w:val="•"/>
      <w:lvlJc w:val="left"/>
      <w:pPr>
        <w:tabs>
          <w:tab w:val="num" w:pos="1440"/>
        </w:tabs>
        <w:ind w:left="1440" w:hanging="360"/>
      </w:pPr>
      <w:rPr>
        <w:rFonts w:ascii="Arial" w:hAnsi="Arial" w:hint="default"/>
      </w:rPr>
    </w:lvl>
    <w:lvl w:ilvl="2" w:tplc="1C985876" w:tentative="1">
      <w:start w:val="1"/>
      <w:numFmt w:val="bullet"/>
      <w:lvlText w:val="•"/>
      <w:lvlJc w:val="left"/>
      <w:pPr>
        <w:tabs>
          <w:tab w:val="num" w:pos="2160"/>
        </w:tabs>
        <w:ind w:left="2160" w:hanging="360"/>
      </w:pPr>
      <w:rPr>
        <w:rFonts w:ascii="Arial" w:hAnsi="Arial" w:hint="default"/>
      </w:rPr>
    </w:lvl>
    <w:lvl w:ilvl="3" w:tplc="3A0896E6" w:tentative="1">
      <w:start w:val="1"/>
      <w:numFmt w:val="bullet"/>
      <w:lvlText w:val="•"/>
      <w:lvlJc w:val="left"/>
      <w:pPr>
        <w:tabs>
          <w:tab w:val="num" w:pos="2880"/>
        </w:tabs>
        <w:ind w:left="2880" w:hanging="360"/>
      </w:pPr>
      <w:rPr>
        <w:rFonts w:ascii="Arial" w:hAnsi="Arial" w:hint="default"/>
      </w:rPr>
    </w:lvl>
    <w:lvl w:ilvl="4" w:tplc="7C86B5EE" w:tentative="1">
      <w:start w:val="1"/>
      <w:numFmt w:val="bullet"/>
      <w:lvlText w:val="•"/>
      <w:lvlJc w:val="left"/>
      <w:pPr>
        <w:tabs>
          <w:tab w:val="num" w:pos="3600"/>
        </w:tabs>
        <w:ind w:left="3600" w:hanging="360"/>
      </w:pPr>
      <w:rPr>
        <w:rFonts w:ascii="Arial" w:hAnsi="Arial" w:hint="default"/>
      </w:rPr>
    </w:lvl>
    <w:lvl w:ilvl="5" w:tplc="19FEA89A" w:tentative="1">
      <w:start w:val="1"/>
      <w:numFmt w:val="bullet"/>
      <w:lvlText w:val="•"/>
      <w:lvlJc w:val="left"/>
      <w:pPr>
        <w:tabs>
          <w:tab w:val="num" w:pos="4320"/>
        </w:tabs>
        <w:ind w:left="4320" w:hanging="360"/>
      </w:pPr>
      <w:rPr>
        <w:rFonts w:ascii="Arial" w:hAnsi="Arial" w:hint="default"/>
      </w:rPr>
    </w:lvl>
    <w:lvl w:ilvl="6" w:tplc="B47230D2" w:tentative="1">
      <w:start w:val="1"/>
      <w:numFmt w:val="bullet"/>
      <w:lvlText w:val="•"/>
      <w:lvlJc w:val="left"/>
      <w:pPr>
        <w:tabs>
          <w:tab w:val="num" w:pos="5040"/>
        </w:tabs>
        <w:ind w:left="5040" w:hanging="360"/>
      </w:pPr>
      <w:rPr>
        <w:rFonts w:ascii="Arial" w:hAnsi="Arial" w:hint="default"/>
      </w:rPr>
    </w:lvl>
    <w:lvl w:ilvl="7" w:tplc="77FED97E" w:tentative="1">
      <w:start w:val="1"/>
      <w:numFmt w:val="bullet"/>
      <w:lvlText w:val="•"/>
      <w:lvlJc w:val="left"/>
      <w:pPr>
        <w:tabs>
          <w:tab w:val="num" w:pos="5760"/>
        </w:tabs>
        <w:ind w:left="5760" w:hanging="360"/>
      </w:pPr>
      <w:rPr>
        <w:rFonts w:ascii="Arial" w:hAnsi="Arial" w:hint="default"/>
      </w:rPr>
    </w:lvl>
    <w:lvl w:ilvl="8" w:tplc="51C6A2CA"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32EB30CA"/>
    <w:multiLevelType w:val="hybridMultilevel"/>
    <w:tmpl w:val="F9DC2C8C"/>
    <w:lvl w:ilvl="0" w:tplc="6328912E">
      <w:start w:val="1"/>
      <w:numFmt w:val="bullet"/>
      <w:lvlText w:val="•"/>
      <w:lvlJc w:val="left"/>
      <w:pPr>
        <w:tabs>
          <w:tab w:val="num" w:pos="720"/>
        </w:tabs>
        <w:ind w:left="720" w:hanging="360"/>
      </w:pPr>
      <w:rPr>
        <w:rFonts w:ascii="Arial" w:hAnsi="Arial" w:hint="default"/>
      </w:rPr>
    </w:lvl>
    <w:lvl w:ilvl="1" w:tplc="F5C2A6F2" w:tentative="1">
      <w:start w:val="1"/>
      <w:numFmt w:val="bullet"/>
      <w:lvlText w:val="•"/>
      <w:lvlJc w:val="left"/>
      <w:pPr>
        <w:tabs>
          <w:tab w:val="num" w:pos="1440"/>
        </w:tabs>
        <w:ind w:left="1440" w:hanging="360"/>
      </w:pPr>
      <w:rPr>
        <w:rFonts w:ascii="Arial" w:hAnsi="Arial" w:hint="default"/>
      </w:rPr>
    </w:lvl>
    <w:lvl w:ilvl="2" w:tplc="22D84102" w:tentative="1">
      <w:start w:val="1"/>
      <w:numFmt w:val="bullet"/>
      <w:lvlText w:val="•"/>
      <w:lvlJc w:val="left"/>
      <w:pPr>
        <w:tabs>
          <w:tab w:val="num" w:pos="2160"/>
        </w:tabs>
        <w:ind w:left="2160" w:hanging="360"/>
      </w:pPr>
      <w:rPr>
        <w:rFonts w:ascii="Arial" w:hAnsi="Arial" w:hint="default"/>
      </w:rPr>
    </w:lvl>
    <w:lvl w:ilvl="3" w:tplc="39AAAE0C" w:tentative="1">
      <w:start w:val="1"/>
      <w:numFmt w:val="bullet"/>
      <w:lvlText w:val="•"/>
      <w:lvlJc w:val="left"/>
      <w:pPr>
        <w:tabs>
          <w:tab w:val="num" w:pos="2880"/>
        </w:tabs>
        <w:ind w:left="2880" w:hanging="360"/>
      </w:pPr>
      <w:rPr>
        <w:rFonts w:ascii="Arial" w:hAnsi="Arial" w:hint="default"/>
      </w:rPr>
    </w:lvl>
    <w:lvl w:ilvl="4" w:tplc="79A8C34E" w:tentative="1">
      <w:start w:val="1"/>
      <w:numFmt w:val="bullet"/>
      <w:lvlText w:val="•"/>
      <w:lvlJc w:val="left"/>
      <w:pPr>
        <w:tabs>
          <w:tab w:val="num" w:pos="3600"/>
        </w:tabs>
        <w:ind w:left="3600" w:hanging="360"/>
      </w:pPr>
      <w:rPr>
        <w:rFonts w:ascii="Arial" w:hAnsi="Arial" w:hint="default"/>
      </w:rPr>
    </w:lvl>
    <w:lvl w:ilvl="5" w:tplc="1EF27A24" w:tentative="1">
      <w:start w:val="1"/>
      <w:numFmt w:val="bullet"/>
      <w:lvlText w:val="•"/>
      <w:lvlJc w:val="left"/>
      <w:pPr>
        <w:tabs>
          <w:tab w:val="num" w:pos="4320"/>
        </w:tabs>
        <w:ind w:left="4320" w:hanging="360"/>
      </w:pPr>
      <w:rPr>
        <w:rFonts w:ascii="Arial" w:hAnsi="Arial" w:hint="default"/>
      </w:rPr>
    </w:lvl>
    <w:lvl w:ilvl="6" w:tplc="43AEDEBA" w:tentative="1">
      <w:start w:val="1"/>
      <w:numFmt w:val="bullet"/>
      <w:lvlText w:val="•"/>
      <w:lvlJc w:val="left"/>
      <w:pPr>
        <w:tabs>
          <w:tab w:val="num" w:pos="5040"/>
        </w:tabs>
        <w:ind w:left="5040" w:hanging="360"/>
      </w:pPr>
      <w:rPr>
        <w:rFonts w:ascii="Arial" w:hAnsi="Arial" w:hint="default"/>
      </w:rPr>
    </w:lvl>
    <w:lvl w:ilvl="7" w:tplc="0784B3A2" w:tentative="1">
      <w:start w:val="1"/>
      <w:numFmt w:val="bullet"/>
      <w:lvlText w:val="•"/>
      <w:lvlJc w:val="left"/>
      <w:pPr>
        <w:tabs>
          <w:tab w:val="num" w:pos="5760"/>
        </w:tabs>
        <w:ind w:left="5760" w:hanging="360"/>
      </w:pPr>
      <w:rPr>
        <w:rFonts w:ascii="Arial" w:hAnsi="Arial" w:hint="default"/>
      </w:rPr>
    </w:lvl>
    <w:lvl w:ilvl="8" w:tplc="F2A09C8A"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35A946DE"/>
    <w:multiLevelType w:val="hybridMultilevel"/>
    <w:tmpl w:val="F2068A52"/>
    <w:lvl w:ilvl="0" w:tplc="F2EE46AE">
      <w:start w:val="1"/>
      <w:numFmt w:val="bullet"/>
      <w:lvlText w:val="•"/>
      <w:lvlJc w:val="left"/>
      <w:pPr>
        <w:tabs>
          <w:tab w:val="num" w:pos="720"/>
        </w:tabs>
        <w:ind w:left="720" w:hanging="360"/>
      </w:pPr>
      <w:rPr>
        <w:rFonts w:ascii="Arial" w:hAnsi="Arial" w:hint="default"/>
      </w:rPr>
    </w:lvl>
    <w:lvl w:ilvl="1" w:tplc="0980D01A" w:tentative="1">
      <w:start w:val="1"/>
      <w:numFmt w:val="bullet"/>
      <w:lvlText w:val="•"/>
      <w:lvlJc w:val="left"/>
      <w:pPr>
        <w:tabs>
          <w:tab w:val="num" w:pos="1440"/>
        </w:tabs>
        <w:ind w:left="1440" w:hanging="360"/>
      </w:pPr>
      <w:rPr>
        <w:rFonts w:ascii="Arial" w:hAnsi="Arial" w:hint="default"/>
      </w:rPr>
    </w:lvl>
    <w:lvl w:ilvl="2" w:tplc="33CA4CC0" w:tentative="1">
      <w:start w:val="1"/>
      <w:numFmt w:val="bullet"/>
      <w:lvlText w:val="•"/>
      <w:lvlJc w:val="left"/>
      <w:pPr>
        <w:tabs>
          <w:tab w:val="num" w:pos="2160"/>
        </w:tabs>
        <w:ind w:left="2160" w:hanging="360"/>
      </w:pPr>
      <w:rPr>
        <w:rFonts w:ascii="Arial" w:hAnsi="Arial" w:hint="default"/>
      </w:rPr>
    </w:lvl>
    <w:lvl w:ilvl="3" w:tplc="C2CC9F0E" w:tentative="1">
      <w:start w:val="1"/>
      <w:numFmt w:val="bullet"/>
      <w:lvlText w:val="•"/>
      <w:lvlJc w:val="left"/>
      <w:pPr>
        <w:tabs>
          <w:tab w:val="num" w:pos="2880"/>
        </w:tabs>
        <w:ind w:left="2880" w:hanging="360"/>
      </w:pPr>
      <w:rPr>
        <w:rFonts w:ascii="Arial" w:hAnsi="Arial" w:hint="default"/>
      </w:rPr>
    </w:lvl>
    <w:lvl w:ilvl="4" w:tplc="4A08AB26" w:tentative="1">
      <w:start w:val="1"/>
      <w:numFmt w:val="bullet"/>
      <w:lvlText w:val="•"/>
      <w:lvlJc w:val="left"/>
      <w:pPr>
        <w:tabs>
          <w:tab w:val="num" w:pos="3600"/>
        </w:tabs>
        <w:ind w:left="3600" w:hanging="360"/>
      </w:pPr>
      <w:rPr>
        <w:rFonts w:ascii="Arial" w:hAnsi="Arial" w:hint="default"/>
      </w:rPr>
    </w:lvl>
    <w:lvl w:ilvl="5" w:tplc="432C4E08" w:tentative="1">
      <w:start w:val="1"/>
      <w:numFmt w:val="bullet"/>
      <w:lvlText w:val="•"/>
      <w:lvlJc w:val="left"/>
      <w:pPr>
        <w:tabs>
          <w:tab w:val="num" w:pos="4320"/>
        </w:tabs>
        <w:ind w:left="4320" w:hanging="360"/>
      </w:pPr>
      <w:rPr>
        <w:rFonts w:ascii="Arial" w:hAnsi="Arial" w:hint="default"/>
      </w:rPr>
    </w:lvl>
    <w:lvl w:ilvl="6" w:tplc="014874B2" w:tentative="1">
      <w:start w:val="1"/>
      <w:numFmt w:val="bullet"/>
      <w:lvlText w:val="•"/>
      <w:lvlJc w:val="left"/>
      <w:pPr>
        <w:tabs>
          <w:tab w:val="num" w:pos="5040"/>
        </w:tabs>
        <w:ind w:left="5040" w:hanging="360"/>
      </w:pPr>
      <w:rPr>
        <w:rFonts w:ascii="Arial" w:hAnsi="Arial" w:hint="default"/>
      </w:rPr>
    </w:lvl>
    <w:lvl w:ilvl="7" w:tplc="3DCC0576" w:tentative="1">
      <w:start w:val="1"/>
      <w:numFmt w:val="bullet"/>
      <w:lvlText w:val="•"/>
      <w:lvlJc w:val="left"/>
      <w:pPr>
        <w:tabs>
          <w:tab w:val="num" w:pos="5760"/>
        </w:tabs>
        <w:ind w:left="5760" w:hanging="360"/>
      </w:pPr>
      <w:rPr>
        <w:rFonts w:ascii="Arial" w:hAnsi="Arial" w:hint="default"/>
      </w:rPr>
    </w:lvl>
    <w:lvl w:ilvl="8" w:tplc="CC4CF56E"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49BF6A78"/>
    <w:multiLevelType w:val="hybridMultilevel"/>
    <w:tmpl w:val="3CFC09D4"/>
    <w:lvl w:ilvl="0" w:tplc="1D906A66">
      <w:start w:val="3"/>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FE30CAB"/>
    <w:multiLevelType w:val="hybridMultilevel"/>
    <w:tmpl w:val="6B8A03FA"/>
    <w:lvl w:ilvl="0" w:tplc="EEE202E4">
      <w:start w:val="1"/>
      <w:numFmt w:val="bullet"/>
      <w:lvlText w:val="•"/>
      <w:lvlJc w:val="left"/>
      <w:pPr>
        <w:tabs>
          <w:tab w:val="num" w:pos="720"/>
        </w:tabs>
        <w:ind w:left="720" w:hanging="360"/>
      </w:pPr>
      <w:rPr>
        <w:rFonts w:ascii="Arial" w:hAnsi="Arial" w:hint="default"/>
      </w:rPr>
    </w:lvl>
    <w:lvl w:ilvl="1" w:tplc="432EA17E" w:tentative="1">
      <w:start w:val="1"/>
      <w:numFmt w:val="bullet"/>
      <w:lvlText w:val="•"/>
      <w:lvlJc w:val="left"/>
      <w:pPr>
        <w:tabs>
          <w:tab w:val="num" w:pos="1440"/>
        </w:tabs>
        <w:ind w:left="1440" w:hanging="360"/>
      </w:pPr>
      <w:rPr>
        <w:rFonts w:ascii="Arial" w:hAnsi="Arial" w:hint="default"/>
      </w:rPr>
    </w:lvl>
    <w:lvl w:ilvl="2" w:tplc="051080D4" w:tentative="1">
      <w:start w:val="1"/>
      <w:numFmt w:val="bullet"/>
      <w:lvlText w:val="•"/>
      <w:lvlJc w:val="left"/>
      <w:pPr>
        <w:tabs>
          <w:tab w:val="num" w:pos="2160"/>
        </w:tabs>
        <w:ind w:left="2160" w:hanging="360"/>
      </w:pPr>
      <w:rPr>
        <w:rFonts w:ascii="Arial" w:hAnsi="Arial" w:hint="default"/>
      </w:rPr>
    </w:lvl>
    <w:lvl w:ilvl="3" w:tplc="D6004AE4" w:tentative="1">
      <w:start w:val="1"/>
      <w:numFmt w:val="bullet"/>
      <w:lvlText w:val="•"/>
      <w:lvlJc w:val="left"/>
      <w:pPr>
        <w:tabs>
          <w:tab w:val="num" w:pos="2880"/>
        </w:tabs>
        <w:ind w:left="2880" w:hanging="360"/>
      </w:pPr>
      <w:rPr>
        <w:rFonts w:ascii="Arial" w:hAnsi="Arial" w:hint="default"/>
      </w:rPr>
    </w:lvl>
    <w:lvl w:ilvl="4" w:tplc="690A34C8" w:tentative="1">
      <w:start w:val="1"/>
      <w:numFmt w:val="bullet"/>
      <w:lvlText w:val="•"/>
      <w:lvlJc w:val="left"/>
      <w:pPr>
        <w:tabs>
          <w:tab w:val="num" w:pos="3600"/>
        </w:tabs>
        <w:ind w:left="3600" w:hanging="360"/>
      </w:pPr>
      <w:rPr>
        <w:rFonts w:ascii="Arial" w:hAnsi="Arial" w:hint="default"/>
      </w:rPr>
    </w:lvl>
    <w:lvl w:ilvl="5" w:tplc="6D6EB4A0" w:tentative="1">
      <w:start w:val="1"/>
      <w:numFmt w:val="bullet"/>
      <w:lvlText w:val="•"/>
      <w:lvlJc w:val="left"/>
      <w:pPr>
        <w:tabs>
          <w:tab w:val="num" w:pos="4320"/>
        </w:tabs>
        <w:ind w:left="4320" w:hanging="360"/>
      </w:pPr>
      <w:rPr>
        <w:rFonts w:ascii="Arial" w:hAnsi="Arial" w:hint="default"/>
      </w:rPr>
    </w:lvl>
    <w:lvl w:ilvl="6" w:tplc="E7927278" w:tentative="1">
      <w:start w:val="1"/>
      <w:numFmt w:val="bullet"/>
      <w:lvlText w:val="•"/>
      <w:lvlJc w:val="left"/>
      <w:pPr>
        <w:tabs>
          <w:tab w:val="num" w:pos="5040"/>
        </w:tabs>
        <w:ind w:left="5040" w:hanging="360"/>
      </w:pPr>
      <w:rPr>
        <w:rFonts w:ascii="Arial" w:hAnsi="Arial" w:hint="default"/>
      </w:rPr>
    </w:lvl>
    <w:lvl w:ilvl="7" w:tplc="CEEE148E" w:tentative="1">
      <w:start w:val="1"/>
      <w:numFmt w:val="bullet"/>
      <w:lvlText w:val="•"/>
      <w:lvlJc w:val="left"/>
      <w:pPr>
        <w:tabs>
          <w:tab w:val="num" w:pos="5760"/>
        </w:tabs>
        <w:ind w:left="5760" w:hanging="360"/>
      </w:pPr>
      <w:rPr>
        <w:rFonts w:ascii="Arial" w:hAnsi="Arial" w:hint="default"/>
      </w:rPr>
    </w:lvl>
    <w:lvl w:ilvl="8" w:tplc="E1FE54CE"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59BF49D7"/>
    <w:multiLevelType w:val="multilevel"/>
    <w:tmpl w:val="59BF49D7"/>
    <w:lvl w:ilvl="0">
      <w:start w:val="2"/>
      <w:numFmt w:val="bullet"/>
      <w:lvlText w:val="-"/>
      <w:lvlJc w:val="left"/>
      <w:pPr>
        <w:ind w:left="720" w:hanging="360"/>
      </w:pPr>
      <w:rPr>
        <w:rFonts w:ascii="Aptos" w:eastAsiaTheme="minorHAnsi" w:hAnsi="Aptos" w:cstheme="minorBid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60322B44"/>
    <w:multiLevelType w:val="hybridMultilevel"/>
    <w:tmpl w:val="137E3B84"/>
    <w:lvl w:ilvl="0" w:tplc="994EC3AE">
      <w:start w:val="1"/>
      <w:numFmt w:val="bullet"/>
      <w:lvlText w:val="•"/>
      <w:lvlJc w:val="left"/>
      <w:pPr>
        <w:tabs>
          <w:tab w:val="num" w:pos="720"/>
        </w:tabs>
        <w:ind w:left="720" w:hanging="360"/>
      </w:pPr>
      <w:rPr>
        <w:rFonts w:ascii="Arial" w:hAnsi="Arial" w:hint="default"/>
      </w:rPr>
    </w:lvl>
    <w:lvl w:ilvl="1" w:tplc="72CC6A1A" w:tentative="1">
      <w:start w:val="1"/>
      <w:numFmt w:val="bullet"/>
      <w:lvlText w:val="•"/>
      <w:lvlJc w:val="left"/>
      <w:pPr>
        <w:tabs>
          <w:tab w:val="num" w:pos="1440"/>
        </w:tabs>
        <w:ind w:left="1440" w:hanging="360"/>
      </w:pPr>
      <w:rPr>
        <w:rFonts w:ascii="Arial" w:hAnsi="Arial" w:hint="default"/>
      </w:rPr>
    </w:lvl>
    <w:lvl w:ilvl="2" w:tplc="F7729222" w:tentative="1">
      <w:start w:val="1"/>
      <w:numFmt w:val="bullet"/>
      <w:lvlText w:val="•"/>
      <w:lvlJc w:val="left"/>
      <w:pPr>
        <w:tabs>
          <w:tab w:val="num" w:pos="2160"/>
        </w:tabs>
        <w:ind w:left="2160" w:hanging="360"/>
      </w:pPr>
      <w:rPr>
        <w:rFonts w:ascii="Arial" w:hAnsi="Arial" w:hint="default"/>
      </w:rPr>
    </w:lvl>
    <w:lvl w:ilvl="3" w:tplc="AA74BA9A" w:tentative="1">
      <w:start w:val="1"/>
      <w:numFmt w:val="bullet"/>
      <w:lvlText w:val="•"/>
      <w:lvlJc w:val="left"/>
      <w:pPr>
        <w:tabs>
          <w:tab w:val="num" w:pos="2880"/>
        </w:tabs>
        <w:ind w:left="2880" w:hanging="360"/>
      </w:pPr>
      <w:rPr>
        <w:rFonts w:ascii="Arial" w:hAnsi="Arial" w:hint="default"/>
      </w:rPr>
    </w:lvl>
    <w:lvl w:ilvl="4" w:tplc="5A7E2740" w:tentative="1">
      <w:start w:val="1"/>
      <w:numFmt w:val="bullet"/>
      <w:lvlText w:val="•"/>
      <w:lvlJc w:val="left"/>
      <w:pPr>
        <w:tabs>
          <w:tab w:val="num" w:pos="3600"/>
        </w:tabs>
        <w:ind w:left="3600" w:hanging="360"/>
      </w:pPr>
      <w:rPr>
        <w:rFonts w:ascii="Arial" w:hAnsi="Arial" w:hint="default"/>
      </w:rPr>
    </w:lvl>
    <w:lvl w:ilvl="5" w:tplc="0DB081D0" w:tentative="1">
      <w:start w:val="1"/>
      <w:numFmt w:val="bullet"/>
      <w:lvlText w:val="•"/>
      <w:lvlJc w:val="left"/>
      <w:pPr>
        <w:tabs>
          <w:tab w:val="num" w:pos="4320"/>
        </w:tabs>
        <w:ind w:left="4320" w:hanging="360"/>
      </w:pPr>
      <w:rPr>
        <w:rFonts w:ascii="Arial" w:hAnsi="Arial" w:hint="default"/>
      </w:rPr>
    </w:lvl>
    <w:lvl w:ilvl="6" w:tplc="6720ACB6" w:tentative="1">
      <w:start w:val="1"/>
      <w:numFmt w:val="bullet"/>
      <w:lvlText w:val="•"/>
      <w:lvlJc w:val="left"/>
      <w:pPr>
        <w:tabs>
          <w:tab w:val="num" w:pos="5040"/>
        </w:tabs>
        <w:ind w:left="5040" w:hanging="360"/>
      </w:pPr>
      <w:rPr>
        <w:rFonts w:ascii="Arial" w:hAnsi="Arial" w:hint="default"/>
      </w:rPr>
    </w:lvl>
    <w:lvl w:ilvl="7" w:tplc="3146AAEE" w:tentative="1">
      <w:start w:val="1"/>
      <w:numFmt w:val="bullet"/>
      <w:lvlText w:val="•"/>
      <w:lvlJc w:val="left"/>
      <w:pPr>
        <w:tabs>
          <w:tab w:val="num" w:pos="5760"/>
        </w:tabs>
        <w:ind w:left="5760" w:hanging="360"/>
      </w:pPr>
      <w:rPr>
        <w:rFonts w:ascii="Arial" w:hAnsi="Arial" w:hint="default"/>
      </w:rPr>
    </w:lvl>
    <w:lvl w:ilvl="8" w:tplc="EC9A93A2"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6E503C3A"/>
    <w:multiLevelType w:val="hybridMultilevel"/>
    <w:tmpl w:val="791A34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E5E4DF0"/>
    <w:multiLevelType w:val="multilevel"/>
    <w:tmpl w:val="6BC290F8"/>
    <w:lvl w:ilvl="0">
      <w:start w:val="1"/>
      <w:numFmt w:val="bullet"/>
      <w:lvlText w:val=""/>
      <w:lvlJc w:val="left"/>
      <w:pPr>
        <w:ind w:left="2160" w:hanging="360"/>
      </w:pPr>
      <w:rPr>
        <w:rFonts w:ascii="Symbol" w:hAnsi="Symbol" w:hint="default"/>
      </w:rPr>
    </w:lvl>
    <w:lvl w:ilvl="1">
      <w:start w:val="1"/>
      <w:numFmt w:val="bullet"/>
      <w:lvlText w:val="o"/>
      <w:lvlJc w:val="left"/>
      <w:pPr>
        <w:ind w:left="2880" w:hanging="360"/>
      </w:pPr>
      <w:rPr>
        <w:rFonts w:ascii="Courier New" w:hAnsi="Courier New" w:cs="Courier New" w:hint="default"/>
      </w:rPr>
    </w:lvl>
    <w:lvl w:ilvl="2">
      <w:start w:val="1"/>
      <w:numFmt w:val="bullet"/>
      <w:lvlText w:val=""/>
      <w:lvlJc w:val="left"/>
      <w:pPr>
        <w:ind w:left="3600" w:hanging="360"/>
      </w:pPr>
      <w:rPr>
        <w:rFonts w:ascii="Wingdings" w:hAnsi="Wingdings" w:hint="default"/>
      </w:rPr>
    </w:lvl>
    <w:lvl w:ilvl="3">
      <w:start w:val="1"/>
      <w:numFmt w:val="bullet"/>
      <w:lvlText w:val=""/>
      <w:lvlJc w:val="left"/>
      <w:pPr>
        <w:ind w:left="4320" w:hanging="360"/>
      </w:pPr>
      <w:rPr>
        <w:rFonts w:ascii="Symbol" w:hAnsi="Symbol" w:hint="default"/>
      </w:rPr>
    </w:lvl>
    <w:lvl w:ilvl="4">
      <w:start w:val="1"/>
      <w:numFmt w:val="bullet"/>
      <w:lvlText w:val="o"/>
      <w:lvlJc w:val="left"/>
      <w:pPr>
        <w:ind w:left="5040" w:hanging="360"/>
      </w:pPr>
      <w:rPr>
        <w:rFonts w:ascii="Courier New" w:hAnsi="Courier New" w:cs="Courier New" w:hint="default"/>
      </w:rPr>
    </w:lvl>
    <w:lvl w:ilvl="5">
      <w:start w:val="1"/>
      <w:numFmt w:val="bullet"/>
      <w:lvlText w:val=""/>
      <w:lvlJc w:val="left"/>
      <w:pPr>
        <w:ind w:left="5760" w:hanging="360"/>
      </w:pPr>
      <w:rPr>
        <w:rFonts w:ascii="Wingdings" w:hAnsi="Wingdings" w:hint="default"/>
      </w:rPr>
    </w:lvl>
    <w:lvl w:ilvl="6">
      <w:start w:val="1"/>
      <w:numFmt w:val="bullet"/>
      <w:lvlText w:val=""/>
      <w:lvlJc w:val="left"/>
      <w:pPr>
        <w:ind w:left="6480" w:hanging="360"/>
      </w:pPr>
      <w:rPr>
        <w:rFonts w:ascii="Symbol" w:hAnsi="Symbol" w:hint="default"/>
      </w:rPr>
    </w:lvl>
    <w:lvl w:ilvl="7">
      <w:start w:val="1"/>
      <w:numFmt w:val="bullet"/>
      <w:lvlText w:val="o"/>
      <w:lvlJc w:val="left"/>
      <w:pPr>
        <w:ind w:left="7200" w:hanging="360"/>
      </w:pPr>
      <w:rPr>
        <w:rFonts w:ascii="Courier New" w:hAnsi="Courier New" w:cs="Courier New" w:hint="default"/>
      </w:rPr>
    </w:lvl>
    <w:lvl w:ilvl="8">
      <w:start w:val="1"/>
      <w:numFmt w:val="bullet"/>
      <w:lvlText w:val=""/>
      <w:lvlJc w:val="left"/>
      <w:pPr>
        <w:ind w:left="7920" w:hanging="360"/>
      </w:pPr>
      <w:rPr>
        <w:rFonts w:ascii="Wingdings" w:hAnsi="Wingdings" w:hint="default"/>
      </w:rPr>
    </w:lvl>
  </w:abstractNum>
  <w:abstractNum w:abstractNumId="17" w15:restartNumberingAfterBreak="0">
    <w:nsid w:val="72A86613"/>
    <w:multiLevelType w:val="hybridMultilevel"/>
    <w:tmpl w:val="8A8ECCAC"/>
    <w:lvl w:ilvl="0" w:tplc="9126CE08">
      <w:start w:val="1"/>
      <w:numFmt w:val="bullet"/>
      <w:lvlText w:val="•"/>
      <w:lvlJc w:val="left"/>
      <w:pPr>
        <w:tabs>
          <w:tab w:val="num" w:pos="720"/>
        </w:tabs>
        <w:ind w:left="720" w:hanging="360"/>
      </w:pPr>
      <w:rPr>
        <w:rFonts w:ascii="Arial" w:hAnsi="Arial" w:hint="default"/>
      </w:rPr>
    </w:lvl>
    <w:lvl w:ilvl="1" w:tplc="8D1AB4B0" w:tentative="1">
      <w:start w:val="1"/>
      <w:numFmt w:val="bullet"/>
      <w:lvlText w:val="•"/>
      <w:lvlJc w:val="left"/>
      <w:pPr>
        <w:tabs>
          <w:tab w:val="num" w:pos="1440"/>
        </w:tabs>
        <w:ind w:left="1440" w:hanging="360"/>
      </w:pPr>
      <w:rPr>
        <w:rFonts w:ascii="Arial" w:hAnsi="Arial" w:hint="default"/>
      </w:rPr>
    </w:lvl>
    <w:lvl w:ilvl="2" w:tplc="658299B4" w:tentative="1">
      <w:start w:val="1"/>
      <w:numFmt w:val="bullet"/>
      <w:lvlText w:val="•"/>
      <w:lvlJc w:val="left"/>
      <w:pPr>
        <w:tabs>
          <w:tab w:val="num" w:pos="2160"/>
        </w:tabs>
        <w:ind w:left="2160" w:hanging="360"/>
      </w:pPr>
      <w:rPr>
        <w:rFonts w:ascii="Arial" w:hAnsi="Arial" w:hint="default"/>
      </w:rPr>
    </w:lvl>
    <w:lvl w:ilvl="3" w:tplc="2A2E9DAC" w:tentative="1">
      <w:start w:val="1"/>
      <w:numFmt w:val="bullet"/>
      <w:lvlText w:val="•"/>
      <w:lvlJc w:val="left"/>
      <w:pPr>
        <w:tabs>
          <w:tab w:val="num" w:pos="2880"/>
        </w:tabs>
        <w:ind w:left="2880" w:hanging="360"/>
      </w:pPr>
      <w:rPr>
        <w:rFonts w:ascii="Arial" w:hAnsi="Arial" w:hint="default"/>
      </w:rPr>
    </w:lvl>
    <w:lvl w:ilvl="4" w:tplc="59E04CB2" w:tentative="1">
      <w:start w:val="1"/>
      <w:numFmt w:val="bullet"/>
      <w:lvlText w:val="•"/>
      <w:lvlJc w:val="left"/>
      <w:pPr>
        <w:tabs>
          <w:tab w:val="num" w:pos="3600"/>
        </w:tabs>
        <w:ind w:left="3600" w:hanging="360"/>
      </w:pPr>
      <w:rPr>
        <w:rFonts w:ascii="Arial" w:hAnsi="Arial" w:hint="default"/>
      </w:rPr>
    </w:lvl>
    <w:lvl w:ilvl="5" w:tplc="CC9AAA9C" w:tentative="1">
      <w:start w:val="1"/>
      <w:numFmt w:val="bullet"/>
      <w:lvlText w:val="•"/>
      <w:lvlJc w:val="left"/>
      <w:pPr>
        <w:tabs>
          <w:tab w:val="num" w:pos="4320"/>
        </w:tabs>
        <w:ind w:left="4320" w:hanging="360"/>
      </w:pPr>
      <w:rPr>
        <w:rFonts w:ascii="Arial" w:hAnsi="Arial" w:hint="default"/>
      </w:rPr>
    </w:lvl>
    <w:lvl w:ilvl="6" w:tplc="A3E2A846" w:tentative="1">
      <w:start w:val="1"/>
      <w:numFmt w:val="bullet"/>
      <w:lvlText w:val="•"/>
      <w:lvlJc w:val="left"/>
      <w:pPr>
        <w:tabs>
          <w:tab w:val="num" w:pos="5040"/>
        </w:tabs>
        <w:ind w:left="5040" w:hanging="360"/>
      </w:pPr>
      <w:rPr>
        <w:rFonts w:ascii="Arial" w:hAnsi="Arial" w:hint="default"/>
      </w:rPr>
    </w:lvl>
    <w:lvl w:ilvl="7" w:tplc="3274EAEE" w:tentative="1">
      <w:start w:val="1"/>
      <w:numFmt w:val="bullet"/>
      <w:lvlText w:val="•"/>
      <w:lvlJc w:val="left"/>
      <w:pPr>
        <w:tabs>
          <w:tab w:val="num" w:pos="5760"/>
        </w:tabs>
        <w:ind w:left="5760" w:hanging="360"/>
      </w:pPr>
      <w:rPr>
        <w:rFonts w:ascii="Arial" w:hAnsi="Arial" w:hint="default"/>
      </w:rPr>
    </w:lvl>
    <w:lvl w:ilvl="8" w:tplc="36B40F94"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78BD4BD5"/>
    <w:multiLevelType w:val="hybridMultilevel"/>
    <w:tmpl w:val="86AC0016"/>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B147EC4"/>
    <w:multiLevelType w:val="hybridMultilevel"/>
    <w:tmpl w:val="04D2630A"/>
    <w:lvl w:ilvl="0" w:tplc="08F4F5DC">
      <w:start w:val="1"/>
      <w:numFmt w:val="bullet"/>
      <w:lvlText w:val="•"/>
      <w:lvlJc w:val="left"/>
      <w:pPr>
        <w:tabs>
          <w:tab w:val="num" w:pos="720"/>
        </w:tabs>
        <w:ind w:left="720" w:hanging="360"/>
      </w:pPr>
      <w:rPr>
        <w:rFonts w:ascii="Arial" w:hAnsi="Arial" w:hint="default"/>
      </w:rPr>
    </w:lvl>
    <w:lvl w:ilvl="1" w:tplc="81CE5C96" w:tentative="1">
      <w:start w:val="1"/>
      <w:numFmt w:val="bullet"/>
      <w:lvlText w:val="•"/>
      <w:lvlJc w:val="left"/>
      <w:pPr>
        <w:tabs>
          <w:tab w:val="num" w:pos="1440"/>
        </w:tabs>
        <w:ind w:left="1440" w:hanging="360"/>
      </w:pPr>
      <w:rPr>
        <w:rFonts w:ascii="Arial" w:hAnsi="Arial" w:hint="default"/>
      </w:rPr>
    </w:lvl>
    <w:lvl w:ilvl="2" w:tplc="6E7E6A94" w:tentative="1">
      <w:start w:val="1"/>
      <w:numFmt w:val="bullet"/>
      <w:lvlText w:val="•"/>
      <w:lvlJc w:val="left"/>
      <w:pPr>
        <w:tabs>
          <w:tab w:val="num" w:pos="2160"/>
        </w:tabs>
        <w:ind w:left="2160" w:hanging="360"/>
      </w:pPr>
      <w:rPr>
        <w:rFonts w:ascii="Arial" w:hAnsi="Arial" w:hint="default"/>
      </w:rPr>
    </w:lvl>
    <w:lvl w:ilvl="3" w:tplc="0F90780E" w:tentative="1">
      <w:start w:val="1"/>
      <w:numFmt w:val="bullet"/>
      <w:lvlText w:val="•"/>
      <w:lvlJc w:val="left"/>
      <w:pPr>
        <w:tabs>
          <w:tab w:val="num" w:pos="2880"/>
        </w:tabs>
        <w:ind w:left="2880" w:hanging="360"/>
      </w:pPr>
      <w:rPr>
        <w:rFonts w:ascii="Arial" w:hAnsi="Arial" w:hint="default"/>
      </w:rPr>
    </w:lvl>
    <w:lvl w:ilvl="4" w:tplc="3654B838" w:tentative="1">
      <w:start w:val="1"/>
      <w:numFmt w:val="bullet"/>
      <w:lvlText w:val="•"/>
      <w:lvlJc w:val="left"/>
      <w:pPr>
        <w:tabs>
          <w:tab w:val="num" w:pos="3600"/>
        </w:tabs>
        <w:ind w:left="3600" w:hanging="360"/>
      </w:pPr>
      <w:rPr>
        <w:rFonts w:ascii="Arial" w:hAnsi="Arial" w:hint="default"/>
      </w:rPr>
    </w:lvl>
    <w:lvl w:ilvl="5" w:tplc="F1C00A50" w:tentative="1">
      <w:start w:val="1"/>
      <w:numFmt w:val="bullet"/>
      <w:lvlText w:val="•"/>
      <w:lvlJc w:val="left"/>
      <w:pPr>
        <w:tabs>
          <w:tab w:val="num" w:pos="4320"/>
        </w:tabs>
        <w:ind w:left="4320" w:hanging="360"/>
      </w:pPr>
      <w:rPr>
        <w:rFonts w:ascii="Arial" w:hAnsi="Arial" w:hint="default"/>
      </w:rPr>
    </w:lvl>
    <w:lvl w:ilvl="6" w:tplc="FA203878" w:tentative="1">
      <w:start w:val="1"/>
      <w:numFmt w:val="bullet"/>
      <w:lvlText w:val="•"/>
      <w:lvlJc w:val="left"/>
      <w:pPr>
        <w:tabs>
          <w:tab w:val="num" w:pos="5040"/>
        </w:tabs>
        <w:ind w:left="5040" w:hanging="360"/>
      </w:pPr>
      <w:rPr>
        <w:rFonts w:ascii="Arial" w:hAnsi="Arial" w:hint="default"/>
      </w:rPr>
    </w:lvl>
    <w:lvl w:ilvl="7" w:tplc="E2E4C95A" w:tentative="1">
      <w:start w:val="1"/>
      <w:numFmt w:val="bullet"/>
      <w:lvlText w:val="•"/>
      <w:lvlJc w:val="left"/>
      <w:pPr>
        <w:tabs>
          <w:tab w:val="num" w:pos="5760"/>
        </w:tabs>
        <w:ind w:left="5760" w:hanging="360"/>
      </w:pPr>
      <w:rPr>
        <w:rFonts w:ascii="Arial" w:hAnsi="Arial" w:hint="default"/>
      </w:rPr>
    </w:lvl>
    <w:lvl w:ilvl="8" w:tplc="10CCCD8C" w:tentative="1">
      <w:start w:val="1"/>
      <w:numFmt w:val="bullet"/>
      <w:lvlText w:val="•"/>
      <w:lvlJc w:val="left"/>
      <w:pPr>
        <w:tabs>
          <w:tab w:val="num" w:pos="6480"/>
        </w:tabs>
        <w:ind w:left="6480" w:hanging="360"/>
      </w:pPr>
      <w:rPr>
        <w:rFonts w:ascii="Arial" w:hAnsi="Arial" w:hint="default"/>
      </w:rPr>
    </w:lvl>
  </w:abstractNum>
  <w:num w:numId="1" w16cid:durableId="1146362764">
    <w:abstractNumId w:val="13"/>
  </w:num>
  <w:num w:numId="2" w16cid:durableId="588388071">
    <w:abstractNumId w:val="16"/>
    <w:lvlOverride w:ilvl="0"/>
    <w:lvlOverride w:ilvl="1"/>
    <w:lvlOverride w:ilvl="2"/>
    <w:lvlOverride w:ilvl="3"/>
    <w:lvlOverride w:ilvl="4"/>
    <w:lvlOverride w:ilvl="5"/>
    <w:lvlOverride w:ilvl="6"/>
    <w:lvlOverride w:ilvl="7"/>
    <w:lvlOverride w:ilvl="8"/>
  </w:num>
  <w:num w:numId="3" w16cid:durableId="1620991518">
    <w:abstractNumId w:val="15"/>
  </w:num>
  <w:num w:numId="4" w16cid:durableId="261913164">
    <w:abstractNumId w:val="10"/>
  </w:num>
  <w:num w:numId="5" w16cid:durableId="622270384">
    <w:abstractNumId w:val="2"/>
  </w:num>
  <w:num w:numId="6" w16cid:durableId="1315137654">
    <w:abstractNumId w:val="1"/>
  </w:num>
  <w:num w:numId="7" w16cid:durableId="779489867">
    <w:abstractNumId w:val="0"/>
  </w:num>
  <w:num w:numId="8" w16cid:durableId="1810441442">
    <w:abstractNumId w:val="5"/>
  </w:num>
  <w:num w:numId="9" w16cid:durableId="381369848">
    <w:abstractNumId w:val="11"/>
  </w:num>
  <w:num w:numId="10" w16cid:durableId="1601403459">
    <w:abstractNumId w:val="8"/>
  </w:num>
  <w:num w:numId="11" w16cid:durableId="467017169">
    <w:abstractNumId w:val="4"/>
  </w:num>
  <w:num w:numId="12" w16cid:durableId="2136288560">
    <w:abstractNumId w:val="18"/>
  </w:num>
  <w:num w:numId="13" w16cid:durableId="2064253422">
    <w:abstractNumId w:val="17"/>
  </w:num>
  <w:num w:numId="14" w16cid:durableId="1630698702">
    <w:abstractNumId w:val="12"/>
  </w:num>
  <w:num w:numId="15" w16cid:durableId="517742479">
    <w:abstractNumId w:val="14"/>
  </w:num>
  <w:num w:numId="16" w16cid:durableId="1156843103">
    <w:abstractNumId w:val="7"/>
  </w:num>
  <w:num w:numId="17" w16cid:durableId="162673388">
    <w:abstractNumId w:val="19"/>
  </w:num>
  <w:num w:numId="18" w16cid:durableId="1627545469">
    <w:abstractNumId w:val="6"/>
  </w:num>
  <w:num w:numId="19" w16cid:durableId="147135201">
    <w:abstractNumId w:val="3"/>
  </w:num>
  <w:num w:numId="20" w16cid:durableId="192213247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026B"/>
    <w:rsid w:val="00002049"/>
    <w:rsid w:val="00002C82"/>
    <w:rsid w:val="00003237"/>
    <w:rsid w:val="000043D5"/>
    <w:rsid w:val="000045E4"/>
    <w:rsid w:val="000056B3"/>
    <w:rsid w:val="00012191"/>
    <w:rsid w:val="00013643"/>
    <w:rsid w:val="0002152F"/>
    <w:rsid w:val="0002195D"/>
    <w:rsid w:val="00022478"/>
    <w:rsid w:val="00034D55"/>
    <w:rsid w:val="000401F7"/>
    <w:rsid w:val="0004130A"/>
    <w:rsid w:val="00042FAF"/>
    <w:rsid w:val="0004527E"/>
    <w:rsid w:val="00045A07"/>
    <w:rsid w:val="0004607A"/>
    <w:rsid w:val="00051294"/>
    <w:rsid w:val="000518ED"/>
    <w:rsid w:val="00053E80"/>
    <w:rsid w:val="000570C3"/>
    <w:rsid w:val="00064A5C"/>
    <w:rsid w:val="000730B2"/>
    <w:rsid w:val="000808A9"/>
    <w:rsid w:val="00083EFC"/>
    <w:rsid w:val="000857E4"/>
    <w:rsid w:val="00087425"/>
    <w:rsid w:val="0009030E"/>
    <w:rsid w:val="00091ED0"/>
    <w:rsid w:val="00093F73"/>
    <w:rsid w:val="00097196"/>
    <w:rsid w:val="00097931"/>
    <w:rsid w:val="000A1F8F"/>
    <w:rsid w:val="000B114E"/>
    <w:rsid w:val="000B1A5C"/>
    <w:rsid w:val="000B2668"/>
    <w:rsid w:val="000B2B36"/>
    <w:rsid w:val="000C0928"/>
    <w:rsid w:val="000C358D"/>
    <w:rsid w:val="000C64C8"/>
    <w:rsid w:val="000D1451"/>
    <w:rsid w:val="000E0697"/>
    <w:rsid w:val="000E3B41"/>
    <w:rsid w:val="000F3088"/>
    <w:rsid w:val="000F4A94"/>
    <w:rsid w:val="000F4CAD"/>
    <w:rsid w:val="000F7567"/>
    <w:rsid w:val="001020AD"/>
    <w:rsid w:val="00103733"/>
    <w:rsid w:val="00106716"/>
    <w:rsid w:val="00107551"/>
    <w:rsid w:val="00111A60"/>
    <w:rsid w:val="00112C83"/>
    <w:rsid w:val="00114688"/>
    <w:rsid w:val="001201CD"/>
    <w:rsid w:val="00121DD2"/>
    <w:rsid w:val="0012217A"/>
    <w:rsid w:val="00126E8B"/>
    <w:rsid w:val="00132052"/>
    <w:rsid w:val="00135217"/>
    <w:rsid w:val="00141325"/>
    <w:rsid w:val="00144B37"/>
    <w:rsid w:val="00146DC8"/>
    <w:rsid w:val="00150E2F"/>
    <w:rsid w:val="001510FA"/>
    <w:rsid w:val="00151F43"/>
    <w:rsid w:val="00152F15"/>
    <w:rsid w:val="001564F8"/>
    <w:rsid w:val="001569AA"/>
    <w:rsid w:val="00156E96"/>
    <w:rsid w:val="0016001A"/>
    <w:rsid w:val="00170C50"/>
    <w:rsid w:val="00172554"/>
    <w:rsid w:val="0018087D"/>
    <w:rsid w:val="00181F9D"/>
    <w:rsid w:val="00185696"/>
    <w:rsid w:val="00185868"/>
    <w:rsid w:val="00190347"/>
    <w:rsid w:val="001947D8"/>
    <w:rsid w:val="001976F6"/>
    <w:rsid w:val="001A0952"/>
    <w:rsid w:val="001B3E4A"/>
    <w:rsid w:val="001C5CF7"/>
    <w:rsid w:val="001D11C9"/>
    <w:rsid w:val="001D36ED"/>
    <w:rsid w:val="001E05B1"/>
    <w:rsid w:val="001E1AC6"/>
    <w:rsid w:val="001E47BC"/>
    <w:rsid w:val="001E4F28"/>
    <w:rsid w:val="001E5136"/>
    <w:rsid w:val="001F0595"/>
    <w:rsid w:val="001F1AC6"/>
    <w:rsid w:val="001F7979"/>
    <w:rsid w:val="00205362"/>
    <w:rsid w:val="00211609"/>
    <w:rsid w:val="00212B4A"/>
    <w:rsid w:val="00214E7C"/>
    <w:rsid w:val="00215D07"/>
    <w:rsid w:val="00221663"/>
    <w:rsid w:val="00221B3E"/>
    <w:rsid w:val="00222100"/>
    <w:rsid w:val="00222130"/>
    <w:rsid w:val="002275AC"/>
    <w:rsid w:val="00232C81"/>
    <w:rsid w:val="0023535F"/>
    <w:rsid w:val="0024026B"/>
    <w:rsid w:val="002412A2"/>
    <w:rsid w:val="00241A1C"/>
    <w:rsid w:val="00244472"/>
    <w:rsid w:val="00246951"/>
    <w:rsid w:val="002565D2"/>
    <w:rsid w:val="00256842"/>
    <w:rsid w:val="00256A15"/>
    <w:rsid w:val="00262EB5"/>
    <w:rsid w:val="002764C8"/>
    <w:rsid w:val="002769EF"/>
    <w:rsid w:val="00285A61"/>
    <w:rsid w:val="00287900"/>
    <w:rsid w:val="00290911"/>
    <w:rsid w:val="00295EC8"/>
    <w:rsid w:val="002A300F"/>
    <w:rsid w:val="002A445B"/>
    <w:rsid w:val="002A740C"/>
    <w:rsid w:val="002A7E8C"/>
    <w:rsid w:val="002B29F5"/>
    <w:rsid w:val="002D7D45"/>
    <w:rsid w:val="002E22D4"/>
    <w:rsid w:val="002E48C8"/>
    <w:rsid w:val="002E4F0B"/>
    <w:rsid w:val="002E649E"/>
    <w:rsid w:val="002F11F7"/>
    <w:rsid w:val="002F1FA0"/>
    <w:rsid w:val="003014D9"/>
    <w:rsid w:val="00301FA9"/>
    <w:rsid w:val="00302C1F"/>
    <w:rsid w:val="00322621"/>
    <w:rsid w:val="00322CD0"/>
    <w:rsid w:val="00330E19"/>
    <w:rsid w:val="0033178F"/>
    <w:rsid w:val="003327E1"/>
    <w:rsid w:val="00334B12"/>
    <w:rsid w:val="003400B1"/>
    <w:rsid w:val="00344F32"/>
    <w:rsid w:val="00352403"/>
    <w:rsid w:val="00352670"/>
    <w:rsid w:val="00362825"/>
    <w:rsid w:val="003652C6"/>
    <w:rsid w:val="00366DD2"/>
    <w:rsid w:val="00370CD2"/>
    <w:rsid w:val="003730DE"/>
    <w:rsid w:val="003762BC"/>
    <w:rsid w:val="003902E1"/>
    <w:rsid w:val="00391055"/>
    <w:rsid w:val="00395FF2"/>
    <w:rsid w:val="003A050A"/>
    <w:rsid w:val="003A0ED7"/>
    <w:rsid w:val="003A1649"/>
    <w:rsid w:val="003A17E8"/>
    <w:rsid w:val="003A240D"/>
    <w:rsid w:val="003A7D5C"/>
    <w:rsid w:val="003B05E8"/>
    <w:rsid w:val="003B0B3B"/>
    <w:rsid w:val="003B0B9E"/>
    <w:rsid w:val="003B51B7"/>
    <w:rsid w:val="003B5892"/>
    <w:rsid w:val="003C1D26"/>
    <w:rsid w:val="003C3CC5"/>
    <w:rsid w:val="003C4F04"/>
    <w:rsid w:val="003C66FD"/>
    <w:rsid w:val="003D4E19"/>
    <w:rsid w:val="003E7BEE"/>
    <w:rsid w:val="003F1F41"/>
    <w:rsid w:val="003F2697"/>
    <w:rsid w:val="003F6B51"/>
    <w:rsid w:val="00402EDF"/>
    <w:rsid w:val="004030B6"/>
    <w:rsid w:val="00406491"/>
    <w:rsid w:val="00406FAF"/>
    <w:rsid w:val="00407137"/>
    <w:rsid w:val="0040753B"/>
    <w:rsid w:val="004113F3"/>
    <w:rsid w:val="004124C9"/>
    <w:rsid w:val="00413595"/>
    <w:rsid w:val="004169CA"/>
    <w:rsid w:val="00417FCE"/>
    <w:rsid w:val="004214A4"/>
    <w:rsid w:val="004246DA"/>
    <w:rsid w:val="00427038"/>
    <w:rsid w:val="004310CA"/>
    <w:rsid w:val="00432732"/>
    <w:rsid w:val="004339E6"/>
    <w:rsid w:val="00433C38"/>
    <w:rsid w:val="00441BB6"/>
    <w:rsid w:val="004521DD"/>
    <w:rsid w:val="00454043"/>
    <w:rsid w:val="00457103"/>
    <w:rsid w:val="00463AF6"/>
    <w:rsid w:val="00464EF9"/>
    <w:rsid w:val="00467116"/>
    <w:rsid w:val="0047136E"/>
    <w:rsid w:val="004718A9"/>
    <w:rsid w:val="00472A8B"/>
    <w:rsid w:val="00473135"/>
    <w:rsid w:val="0047352C"/>
    <w:rsid w:val="00474B6E"/>
    <w:rsid w:val="004817DA"/>
    <w:rsid w:val="0048331A"/>
    <w:rsid w:val="00483DED"/>
    <w:rsid w:val="00486B38"/>
    <w:rsid w:val="004873AF"/>
    <w:rsid w:val="004912A0"/>
    <w:rsid w:val="00492A3D"/>
    <w:rsid w:val="0049668E"/>
    <w:rsid w:val="00497C99"/>
    <w:rsid w:val="004A3C3B"/>
    <w:rsid w:val="004A6E48"/>
    <w:rsid w:val="004A6E9B"/>
    <w:rsid w:val="004B0288"/>
    <w:rsid w:val="004B0740"/>
    <w:rsid w:val="004B2A7B"/>
    <w:rsid w:val="004B65C6"/>
    <w:rsid w:val="004B680B"/>
    <w:rsid w:val="004B79B3"/>
    <w:rsid w:val="004C0C23"/>
    <w:rsid w:val="004C22CC"/>
    <w:rsid w:val="004C3D40"/>
    <w:rsid w:val="004C5612"/>
    <w:rsid w:val="004C7F8D"/>
    <w:rsid w:val="004D1357"/>
    <w:rsid w:val="004D36BC"/>
    <w:rsid w:val="004D41AA"/>
    <w:rsid w:val="004D7653"/>
    <w:rsid w:val="004D7B75"/>
    <w:rsid w:val="004E21F7"/>
    <w:rsid w:val="004E23C3"/>
    <w:rsid w:val="004E7314"/>
    <w:rsid w:val="004F0E35"/>
    <w:rsid w:val="004F3B4C"/>
    <w:rsid w:val="00500B08"/>
    <w:rsid w:val="0050175C"/>
    <w:rsid w:val="00504D0C"/>
    <w:rsid w:val="00514570"/>
    <w:rsid w:val="0051538A"/>
    <w:rsid w:val="0052144A"/>
    <w:rsid w:val="005220A4"/>
    <w:rsid w:val="005236AE"/>
    <w:rsid w:val="005241E2"/>
    <w:rsid w:val="00525AF4"/>
    <w:rsid w:val="00527429"/>
    <w:rsid w:val="00531C0A"/>
    <w:rsid w:val="005363BD"/>
    <w:rsid w:val="00536D84"/>
    <w:rsid w:val="00541B9B"/>
    <w:rsid w:val="00545000"/>
    <w:rsid w:val="00545D5D"/>
    <w:rsid w:val="005478FF"/>
    <w:rsid w:val="00547A57"/>
    <w:rsid w:val="00551029"/>
    <w:rsid w:val="00552295"/>
    <w:rsid w:val="00555717"/>
    <w:rsid w:val="005563A1"/>
    <w:rsid w:val="0055766C"/>
    <w:rsid w:val="00561886"/>
    <w:rsid w:val="005626A2"/>
    <w:rsid w:val="005650E5"/>
    <w:rsid w:val="005662DF"/>
    <w:rsid w:val="00566AF0"/>
    <w:rsid w:val="005726A6"/>
    <w:rsid w:val="005746BF"/>
    <w:rsid w:val="00586299"/>
    <w:rsid w:val="005913A0"/>
    <w:rsid w:val="0059410F"/>
    <w:rsid w:val="005A0461"/>
    <w:rsid w:val="005A0B5E"/>
    <w:rsid w:val="005A30B8"/>
    <w:rsid w:val="005A522F"/>
    <w:rsid w:val="005A5813"/>
    <w:rsid w:val="005B4F8C"/>
    <w:rsid w:val="005B683C"/>
    <w:rsid w:val="005C0AAB"/>
    <w:rsid w:val="005C38A4"/>
    <w:rsid w:val="005C393D"/>
    <w:rsid w:val="005C4A64"/>
    <w:rsid w:val="005D2107"/>
    <w:rsid w:val="005D2503"/>
    <w:rsid w:val="005D3B90"/>
    <w:rsid w:val="005E270D"/>
    <w:rsid w:val="005F1EEB"/>
    <w:rsid w:val="005F7249"/>
    <w:rsid w:val="0060107C"/>
    <w:rsid w:val="00611DB8"/>
    <w:rsid w:val="006147C4"/>
    <w:rsid w:val="00614CB0"/>
    <w:rsid w:val="00616DB3"/>
    <w:rsid w:val="0062063D"/>
    <w:rsid w:val="006219A1"/>
    <w:rsid w:val="00621C7E"/>
    <w:rsid w:val="00622D48"/>
    <w:rsid w:val="006322F9"/>
    <w:rsid w:val="00647F79"/>
    <w:rsid w:val="00651A92"/>
    <w:rsid w:val="00651D2C"/>
    <w:rsid w:val="00656164"/>
    <w:rsid w:val="006565C8"/>
    <w:rsid w:val="0066356F"/>
    <w:rsid w:val="006653EB"/>
    <w:rsid w:val="00666602"/>
    <w:rsid w:val="006707E0"/>
    <w:rsid w:val="00671D99"/>
    <w:rsid w:val="006737B0"/>
    <w:rsid w:val="00673BB0"/>
    <w:rsid w:val="006762ED"/>
    <w:rsid w:val="00676A4C"/>
    <w:rsid w:val="00683CA2"/>
    <w:rsid w:val="00691580"/>
    <w:rsid w:val="006923EE"/>
    <w:rsid w:val="006936BC"/>
    <w:rsid w:val="00693D88"/>
    <w:rsid w:val="00693DD8"/>
    <w:rsid w:val="00695128"/>
    <w:rsid w:val="006968C6"/>
    <w:rsid w:val="0069722D"/>
    <w:rsid w:val="00697326"/>
    <w:rsid w:val="006A182A"/>
    <w:rsid w:val="006A2A38"/>
    <w:rsid w:val="006A5CFD"/>
    <w:rsid w:val="006A7E3D"/>
    <w:rsid w:val="006B1BE0"/>
    <w:rsid w:val="006B5888"/>
    <w:rsid w:val="006B61C3"/>
    <w:rsid w:val="006B62F0"/>
    <w:rsid w:val="006C0245"/>
    <w:rsid w:val="006C4688"/>
    <w:rsid w:val="006C7361"/>
    <w:rsid w:val="006D116C"/>
    <w:rsid w:val="006D2E47"/>
    <w:rsid w:val="006D3EF1"/>
    <w:rsid w:val="006E586E"/>
    <w:rsid w:val="006E5A28"/>
    <w:rsid w:val="006E752E"/>
    <w:rsid w:val="006E75C2"/>
    <w:rsid w:val="006F1478"/>
    <w:rsid w:val="006F4DFB"/>
    <w:rsid w:val="00703A23"/>
    <w:rsid w:val="007056C8"/>
    <w:rsid w:val="00707CCE"/>
    <w:rsid w:val="00710E13"/>
    <w:rsid w:val="00710E83"/>
    <w:rsid w:val="0071107A"/>
    <w:rsid w:val="00713673"/>
    <w:rsid w:val="00720105"/>
    <w:rsid w:val="007218E5"/>
    <w:rsid w:val="00722CCF"/>
    <w:rsid w:val="0072504D"/>
    <w:rsid w:val="00725846"/>
    <w:rsid w:val="00727A39"/>
    <w:rsid w:val="00741EEF"/>
    <w:rsid w:val="00742B3B"/>
    <w:rsid w:val="007512A6"/>
    <w:rsid w:val="00752922"/>
    <w:rsid w:val="00757DD6"/>
    <w:rsid w:val="0076037F"/>
    <w:rsid w:val="00760F66"/>
    <w:rsid w:val="007664FD"/>
    <w:rsid w:val="007701BA"/>
    <w:rsid w:val="00771D9C"/>
    <w:rsid w:val="0077206C"/>
    <w:rsid w:val="00772C1D"/>
    <w:rsid w:val="00773040"/>
    <w:rsid w:val="00784547"/>
    <w:rsid w:val="00787C78"/>
    <w:rsid w:val="0079652D"/>
    <w:rsid w:val="007A08B9"/>
    <w:rsid w:val="007A2BF9"/>
    <w:rsid w:val="007A55CE"/>
    <w:rsid w:val="007A56B2"/>
    <w:rsid w:val="007B7066"/>
    <w:rsid w:val="007B7711"/>
    <w:rsid w:val="007C209F"/>
    <w:rsid w:val="007C46BA"/>
    <w:rsid w:val="007C4FF3"/>
    <w:rsid w:val="007C60C2"/>
    <w:rsid w:val="007D169F"/>
    <w:rsid w:val="007D6249"/>
    <w:rsid w:val="007E4475"/>
    <w:rsid w:val="007F2CCA"/>
    <w:rsid w:val="007F395F"/>
    <w:rsid w:val="007F47DB"/>
    <w:rsid w:val="007F7CB7"/>
    <w:rsid w:val="00804397"/>
    <w:rsid w:val="008056FD"/>
    <w:rsid w:val="00806F97"/>
    <w:rsid w:val="00811539"/>
    <w:rsid w:val="0081397F"/>
    <w:rsid w:val="00816D80"/>
    <w:rsid w:val="0082132C"/>
    <w:rsid w:val="00824A8C"/>
    <w:rsid w:val="00831DA9"/>
    <w:rsid w:val="00833D23"/>
    <w:rsid w:val="00835D4B"/>
    <w:rsid w:val="00836D29"/>
    <w:rsid w:val="00843849"/>
    <w:rsid w:val="00846979"/>
    <w:rsid w:val="008531BD"/>
    <w:rsid w:val="008531F5"/>
    <w:rsid w:val="008573DB"/>
    <w:rsid w:val="0086012D"/>
    <w:rsid w:val="0086134D"/>
    <w:rsid w:val="00861AAB"/>
    <w:rsid w:val="008631EA"/>
    <w:rsid w:val="0087008C"/>
    <w:rsid w:val="00870E91"/>
    <w:rsid w:val="00872B7F"/>
    <w:rsid w:val="00875B2B"/>
    <w:rsid w:val="00881AF2"/>
    <w:rsid w:val="008843CC"/>
    <w:rsid w:val="00884668"/>
    <w:rsid w:val="008873CC"/>
    <w:rsid w:val="00890E8B"/>
    <w:rsid w:val="00891F63"/>
    <w:rsid w:val="008944B0"/>
    <w:rsid w:val="00894E67"/>
    <w:rsid w:val="00896703"/>
    <w:rsid w:val="008A4C65"/>
    <w:rsid w:val="008A68E3"/>
    <w:rsid w:val="008B0B2E"/>
    <w:rsid w:val="008B1E7D"/>
    <w:rsid w:val="008B226F"/>
    <w:rsid w:val="008B4DC4"/>
    <w:rsid w:val="008B7580"/>
    <w:rsid w:val="008C1B9C"/>
    <w:rsid w:val="008C4F53"/>
    <w:rsid w:val="008C7EC8"/>
    <w:rsid w:val="008E1053"/>
    <w:rsid w:val="008E436B"/>
    <w:rsid w:val="008E4B24"/>
    <w:rsid w:val="008E755E"/>
    <w:rsid w:val="008F265C"/>
    <w:rsid w:val="008F2A41"/>
    <w:rsid w:val="008F5663"/>
    <w:rsid w:val="00904A06"/>
    <w:rsid w:val="0090543C"/>
    <w:rsid w:val="00905D7A"/>
    <w:rsid w:val="009065DC"/>
    <w:rsid w:val="00906643"/>
    <w:rsid w:val="009110BA"/>
    <w:rsid w:val="009178BF"/>
    <w:rsid w:val="00922FBC"/>
    <w:rsid w:val="009254A9"/>
    <w:rsid w:val="009316DE"/>
    <w:rsid w:val="00934E7C"/>
    <w:rsid w:val="009401F8"/>
    <w:rsid w:val="00941C93"/>
    <w:rsid w:val="00944A15"/>
    <w:rsid w:val="00945A2B"/>
    <w:rsid w:val="009463DF"/>
    <w:rsid w:val="00950F7E"/>
    <w:rsid w:val="0095130E"/>
    <w:rsid w:val="009536DF"/>
    <w:rsid w:val="00954489"/>
    <w:rsid w:val="00955403"/>
    <w:rsid w:val="00956179"/>
    <w:rsid w:val="0095789E"/>
    <w:rsid w:val="00963F2A"/>
    <w:rsid w:val="00964090"/>
    <w:rsid w:val="00972A29"/>
    <w:rsid w:val="00973D61"/>
    <w:rsid w:val="00975387"/>
    <w:rsid w:val="00975DDF"/>
    <w:rsid w:val="00981F34"/>
    <w:rsid w:val="009879A7"/>
    <w:rsid w:val="00995EF9"/>
    <w:rsid w:val="0099760C"/>
    <w:rsid w:val="009A025B"/>
    <w:rsid w:val="009A095C"/>
    <w:rsid w:val="009A1DBB"/>
    <w:rsid w:val="009A2C5F"/>
    <w:rsid w:val="009A351F"/>
    <w:rsid w:val="009A5E2D"/>
    <w:rsid w:val="009A680B"/>
    <w:rsid w:val="009B16A6"/>
    <w:rsid w:val="009B45AF"/>
    <w:rsid w:val="009B75B2"/>
    <w:rsid w:val="009C25A4"/>
    <w:rsid w:val="009C59D7"/>
    <w:rsid w:val="009C796E"/>
    <w:rsid w:val="009D238D"/>
    <w:rsid w:val="009D7966"/>
    <w:rsid w:val="009E0066"/>
    <w:rsid w:val="009E063A"/>
    <w:rsid w:val="009E4D3E"/>
    <w:rsid w:val="009F694B"/>
    <w:rsid w:val="00A03B2B"/>
    <w:rsid w:val="00A11750"/>
    <w:rsid w:val="00A12E17"/>
    <w:rsid w:val="00A17C3B"/>
    <w:rsid w:val="00A20787"/>
    <w:rsid w:val="00A2175B"/>
    <w:rsid w:val="00A25358"/>
    <w:rsid w:val="00A25CD3"/>
    <w:rsid w:val="00A319B9"/>
    <w:rsid w:val="00A334F9"/>
    <w:rsid w:val="00A34599"/>
    <w:rsid w:val="00A34E2A"/>
    <w:rsid w:val="00A414B0"/>
    <w:rsid w:val="00A50378"/>
    <w:rsid w:val="00A50C50"/>
    <w:rsid w:val="00A6688A"/>
    <w:rsid w:val="00A67503"/>
    <w:rsid w:val="00A71557"/>
    <w:rsid w:val="00A76D45"/>
    <w:rsid w:val="00A8017E"/>
    <w:rsid w:val="00A809FC"/>
    <w:rsid w:val="00A80F2D"/>
    <w:rsid w:val="00A828AD"/>
    <w:rsid w:val="00A8362D"/>
    <w:rsid w:val="00A92858"/>
    <w:rsid w:val="00A93970"/>
    <w:rsid w:val="00A960E2"/>
    <w:rsid w:val="00A97272"/>
    <w:rsid w:val="00AA04E6"/>
    <w:rsid w:val="00AA0A66"/>
    <w:rsid w:val="00AA3797"/>
    <w:rsid w:val="00AA5EF4"/>
    <w:rsid w:val="00AA748D"/>
    <w:rsid w:val="00AC038E"/>
    <w:rsid w:val="00AC0D08"/>
    <w:rsid w:val="00AC36FB"/>
    <w:rsid w:val="00AC73D4"/>
    <w:rsid w:val="00AC746F"/>
    <w:rsid w:val="00AD1199"/>
    <w:rsid w:val="00AD4E5E"/>
    <w:rsid w:val="00AD6075"/>
    <w:rsid w:val="00AE00F3"/>
    <w:rsid w:val="00AE2A50"/>
    <w:rsid w:val="00AE2D5C"/>
    <w:rsid w:val="00AE63CB"/>
    <w:rsid w:val="00AE7AF3"/>
    <w:rsid w:val="00AF3EBD"/>
    <w:rsid w:val="00AF520D"/>
    <w:rsid w:val="00AF6A01"/>
    <w:rsid w:val="00AF70DA"/>
    <w:rsid w:val="00B00E8E"/>
    <w:rsid w:val="00B0424B"/>
    <w:rsid w:val="00B052D9"/>
    <w:rsid w:val="00B109B8"/>
    <w:rsid w:val="00B14968"/>
    <w:rsid w:val="00B2128D"/>
    <w:rsid w:val="00B21877"/>
    <w:rsid w:val="00B32682"/>
    <w:rsid w:val="00B338CD"/>
    <w:rsid w:val="00B3413D"/>
    <w:rsid w:val="00B40B80"/>
    <w:rsid w:val="00B42FA2"/>
    <w:rsid w:val="00B4763B"/>
    <w:rsid w:val="00B519A4"/>
    <w:rsid w:val="00B561D4"/>
    <w:rsid w:val="00B569AE"/>
    <w:rsid w:val="00B620DE"/>
    <w:rsid w:val="00B6262A"/>
    <w:rsid w:val="00B678D5"/>
    <w:rsid w:val="00B724D2"/>
    <w:rsid w:val="00B7331B"/>
    <w:rsid w:val="00B75A32"/>
    <w:rsid w:val="00B8738B"/>
    <w:rsid w:val="00B924B0"/>
    <w:rsid w:val="00B93743"/>
    <w:rsid w:val="00B946FA"/>
    <w:rsid w:val="00BA6A9D"/>
    <w:rsid w:val="00BB0146"/>
    <w:rsid w:val="00BB2373"/>
    <w:rsid w:val="00BB2397"/>
    <w:rsid w:val="00BB5652"/>
    <w:rsid w:val="00BC019C"/>
    <w:rsid w:val="00BC0AC5"/>
    <w:rsid w:val="00BC25E3"/>
    <w:rsid w:val="00BC5EFE"/>
    <w:rsid w:val="00BD1D00"/>
    <w:rsid w:val="00BD422F"/>
    <w:rsid w:val="00BD4532"/>
    <w:rsid w:val="00BD5A5A"/>
    <w:rsid w:val="00BE250D"/>
    <w:rsid w:val="00BE3D6E"/>
    <w:rsid w:val="00BE55C7"/>
    <w:rsid w:val="00BF0335"/>
    <w:rsid w:val="00BF2DC9"/>
    <w:rsid w:val="00C00B60"/>
    <w:rsid w:val="00C06B66"/>
    <w:rsid w:val="00C0700E"/>
    <w:rsid w:val="00C07DC1"/>
    <w:rsid w:val="00C11E82"/>
    <w:rsid w:val="00C140E9"/>
    <w:rsid w:val="00C16B2B"/>
    <w:rsid w:val="00C232EC"/>
    <w:rsid w:val="00C239CB"/>
    <w:rsid w:val="00C303CE"/>
    <w:rsid w:val="00C30C12"/>
    <w:rsid w:val="00C33595"/>
    <w:rsid w:val="00C42ECF"/>
    <w:rsid w:val="00C43845"/>
    <w:rsid w:val="00C443D3"/>
    <w:rsid w:val="00C53DD9"/>
    <w:rsid w:val="00C55035"/>
    <w:rsid w:val="00C61C62"/>
    <w:rsid w:val="00C64250"/>
    <w:rsid w:val="00C6713D"/>
    <w:rsid w:val="00C76227"/>
    <w:rsid w:val="00C8003C"/>
    <w:rsid w:val="00C834B4"/>
    <w:rsid w:val="00C835BB"/>
    <w:rsid w:val="00C86041"/>
    <w:rsid w:val="00C879DD"/>
    <w:rsid w:val="00C87EAF"/>
    <w:rsid w:val="00C92578"/>
    <w:rsid w:val="00C928F5"/>
    <w:rsid w:val="00C93336"/>
    <w:rsid w:val="00C9573C"/>
    <w:rsid w:val="00C97623"/>
    <w:rsid w:val="00CA7ABD"/>
    <w:rsid w:val="00CB35BB"/>
    <w:rsid w:val="00CB5BB2"/>
    <w:rsid w:val="00CB7268"/>
    <w:rsid w:val="00CC6CDA"/>
    <w:rsid w:val="00CD299A"/>
    <w:rsid w:val="00CD31D8"/>
    <w:rsid w:val="00CD4267"/>
    <w:rsid w:val="00CD66E5"/>
    <w:rsid w:val="00CD72BB"/>
    <w:rsid w:val="00CE0901"/>
    <w:rsid w:val="00CE32B2"/>
    <w:rsid w:val="00CE5DF4"/>
    <w:rsid w:val="00CF0D7D"/>
    <w:rsid w:val="00CF46D1"/>
    <w:rsid w:val="00CF536F"/>
    <w:rsid w:val="00CF54AB"/>
    <w:rsid w:val="00CF5B7F"/>
    <w:rsid w:val="00CF6859"/>
    <w:rsid w:val="00CF6DE6"/>
    <w:rsid w:val="00CF6E57"/>
    <w:rsid w:val="00D12DED"/>
    <w:rsid w:val="00D141E4"/>
    <w:rsid w:val="00D14B96"/>
    <w:rsid w:val="00D17611"/>
    <w:rsid w:val="00D47FDF"/>
    <w:rsid w:val="00D50BBA"/>
    <w:rsid w:val="00D634EA"/>
    <w:rsid w:val="00D6599E"/>
    <w:rsid w:val="00D67938"/>
    <w:rsid w:val="00D741D7"/>
    <w:rsid w:val="00D748C5"/>
    <w:rsid w:val="00D748E4"/>
    <w:rsid w:val="00D74BB0"/>
    <w:rsid w:val="00D76E90"/>
    <w:rsid w:val="00D840B0"/>
    <w:rsid w:val="00D85379"/>
    <w:rsid w:val="00D87A8A"/>
    <w:rsid w:val="00D91603"/>
    <w:rsid w:val="00D93E47"/>
    <w:rsid w:val="00DB24F5"/>
    <w:rsid w:val="00DB3F4F"/>
    <w:rsid w:val="00DB4738"/>
    <w:rsid w:val="00DB5FBB"/>
    <w:rsid w:val="00DB7162"/>
    <w:rsid w:val="00DC265B"/>
    <w:rsid w:val="00DC4409"/>
    <w:rsid w:val="00DC553A"/>
    <w:rsid w:val="00DC55E9"/>
    <w:rsid w:val="00DC6AA1"/>
    <w:rsid w:val="00DD2024"/>
    <w:rsid w:val="00DE148E"/>
    <w:rsid w:val="00DE1A87"/>
    <w:rsid w:val="00DE2643"/>
    <w:rsid w:val="00DE57EC"/>
    <w:rsid w:val="00DE583E"/>
    <w:rsid w:val="00DE7D14"/>
    <w:rsid w:val="00DF5E1F"/>
    <w:rsid w:val="00DF707C"/>
    <w:rsid w:val="00E0509B"/>
    <w:rsid w:val="00E07F6A"/>
    <w:rsid w:val="00E10BEC"/>
    <w:rsid w:val="00E110AF"/>
    <w:rsid w:val="00E13FA2"/>
    <w:rsid w:val="00E155F3"/>
    <w:rsid w:val="00E17F60"/>
    <w:rsid w:val="00E273FE"/>
    <w:rsid w:val="00E41482"/>
    <w:rsid w:val="00E41AB7"/>
    <w:rsid w:val="00E439A8"/>
    <w:rsid w:val="00E43E71"/>
    <w:rsid w:val="00E43E77"/>
    <w:rsid w:val="00E44EF1"/>
    <w:rsid w:val="00E520F9"/>
    <w:rsid w:val="00E55D64"/>
    <w:rsid w:val="00E56E33"/>
    <w:rsid w:val="00E6445F"/>
    <w:rsid w:val="00E70BB1"/>
    <w:rsid w:val="00E720E7"/>
    <w:rsid w:val="00E77446"/>
    <w:rsid w:val="00E80409"/>
    <w:rsid w:val="00E8422B"/>
    <w:rsid w:val="00E93D47"/>
    <w:rsid w:val="00E95F49"/>
    <w:rsid w:val="00EA1C68"/>
    <w:rsid w:val="00EA4372"/>
    <w:rsid w:val="00EB1C48"/>
    <w:rsid w:val="00EB50CC"/>
    <w:rsid w:val="00EB60DC"/>
    <w:rsid w:val="00EC15FF"/>
    <w:rsid w:val="00EC6217"/>
    <w:rsid w:val="00ED1107"/>
    <w:rsid w:val="00ED2D10"/>
    <w:rsid w:val="00ED599A"/>
    <w:rsid w:val="00ED79C8"/>
    <w:rsid w:val="00EE12AF"/>
    <w:rsid w:val="00EE234F"/>
    <w:rsid w:val="00EE35E8"/>
    <w:rsid w:val="00EE6AEA"/>
    <w:rsid w:val="00EF0831"/>
    <w:rsid w:val="00EF3562"/>
    <w:rsid w:val="00F06AC4"/>
    <w:rsid w:val="00F13383"/>
    <w:rsid w:val="00F15289"/>
    <w:rsid w:val="00F15624"/>
    <w:rsid w:val="00F22C59"/>
    <w:rsid w:val="00F265AB"/>
    <w:rsid w:val="00F35D7B"/>
    <w:rsid w:val="00F3615D"/>
    <w:rsid w:val="00F45C8C"/>
    <w:rsid w:val="00F51ABD"/>
    <w:rsid w:val="00F60680"/>
    <w:rsid w:val="00F6167B"/>
    <w:rsid w:val="00F66DEE"/>
    <w:rsid w:val="00F67929"/>
    <w:rsid w:val="00F67D5A"/>
    <w:rsid w:val="00F80D2F"/>
    <w:rsid w:val="00F834B6"/>
    <w:rsid w:val="00F85ACC"/>
    <w:rsid w:val="00F91DF9"/>
    <w:rsid w:val="00F95EDA"/>
    <w:rsid w:val="00F962E0"/>
    <w:rsid w:val="00F9737D"/>
    <w:rsid w:val="00FB565D"/>
    <w:rsid w:val="00FC0790"/>
    <w:rsid w:val="00FC2DC8"/>
    <w:rsid w:val="00FC720F"/>
    <w:rsid w:val="00FD4E15"/>
    <w:rsid w:val="00FE3DA3"/>
    <w:rsid w:val="00FE74A2"/>
    <w:rsid w:val="00FE7513"/>
    <w:rsid w:val="00FF0D52"/>
    <w:rsid w:val="091D74A7"/>
    <w:rsid w:val="0F59A35E"/>
    <w:rsid w:val="488A5FE3"/>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0286F6B5"/>
  <w15:docId w15:val="{FDDC60F9-EBED-4743-9F1B-DEADDE1CE6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lang w:val="en-GB"/>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kern w:val="2"/>
      <w:sz w:val="22"/>
      <w:szCs w:val="22"/>
      <w:lang w:val="en-GB"/>
      <w14:ligatures w14:val="standardContextual"/>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kern w:val="2"/>
      <w:sz w:val="22"/>
      <w:szCs w:val="22"/>
      <w:lang w:val="en-GB"/>
      <w14:ligatures w14:val="standardContextual"/>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kern w:val="2"/>
      <w:sz w:val="22"/>
      <w:szCs w:val="22"/>
      <w:lang w:val="en-GB"/>
      <w14:ligatures w14:val="standardContextual"/>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kern w:val="2"/>
      <w:sz w:val="22"/>
      <w:szCs w:val="22"/>
      <w:lang w:val="en-GB"/>
      <w14:ligatures w14:val="standardContextual"/>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kern w:val="2"/>
      <w:sz w:val="28"/>
      <w:szCs w:val="28"/>
      <w:lang w:val="en-GB"/>
      <w14:ligatures w14:val="standardContextual"/>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kern w:val="2"/>
      <w:sz w:val="22"/>
      <w:szCs w:val="22"/>
      <w:lang w:val="en-GB"/>
      <w14:ligatures w14:val="standardContextual"/>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paragraph" w:styleId="Header">
    <w:name w:val="header"/>
    <w:basedOn w:val="Normal"/>
    <w:link w:val="HeaderChar"/>
    <w:uiPriority w:val="99"/>
    <w:semiHidden/>
    <w:unhideWhenUsed/>
    <w:rsid w:val="00A828A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828AD"/>
    <w:rPr>
      <w:kern w:val="2"/>
      <w:sz w:val="22"/>
      <w:szCs w:val="22"/>
      <w:lang w:val="en-GB"/>
      <w14:ligatures w14:val="standardContextual"/>
    </w:rPr>
  </w:style>
  <w:style w:type="paragraph" w:styleId="Footer">
    <w:name w:val="footer"/>
    <w:basedOn w:val="Normal"/>
    <w:link w:val="FooterChar"/>
    <w:uiPriority w:val="99"/>
    <w:semiHidden/>
    <w:unhideWhenUsed/>
    <w:rsid w:val="00A828A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828AD"/>
    <w:rPr>
      <w:kern w:val="2"/>
      <w:sz w:val="22"/>
      <w:szCs w:val="22"/>
      <w:lang w:val="en-GB"/>
      <w14:ligatures w14:val="standardContextual"/>
    </w:rPr>
  </w:style>
  <w:style w:type="paragraph" w:styleId="NormalWeb">
    <w:name w:val="Normal (Web)"/>
    <w:basedOn w:val="Normal"/>
    <w:uiPriority w:val="99"/>
    <w:semiHidden/>
    <w:unhideWhenUsed/>
    <w:rsid w:val="006707E0"/>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styleId="Hyperlink">
    <w:name w:val="Hyperlink"/>
    <w:basedOn w:val="DefaultParagraphFont"/>
    <w:uiPriority w:val="99"/>
    <w:unhideWhenUsed/>
    <w:rsid w:val="0050175C"/>
    <w:rPr>
      <w:color w:val="467886" w:themeColor="hyperlink"/>
      <w:u w:val="single"/>
    </w:rPr>
  </w:style>
  <w:style w:type="character" w:styleId="UnresolvedMention">
    <w:name w:val="Unresolved Mention"/>
    <w:basedOn w:val="DefaultParagraphFont"/>
    <w:uiPriority w:val="99"/>
    <w:semiHidden/>
    <w:unhideWhenUsed/>
    <w:rsid w:val="0050175C"/>
    <w:rPr>
      <w:color w:val="605E5C"/>
      <w:shd w:val="clear" w:color="auto" w:fill="E1DFDD"/>
    </w:rPr>
  </w:style>
  <w:style w:type="table" w:styleId="TableGrid">
    <w:name w:val="Table Grid"/>
    <w:basedOn w:val="TableNormal"/>
    <w:uiPriority w:val="39"/>
    <w:rsid w:val="002D7D4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492A3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customXml" Target="../customXml/item3.xml"/><Relationship Id="rId21" Type="http://schemas.openxmlformats.org/officeDocument/2006/relationships/image" Target="media/image10.png"/><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github.com/xtruong101/Cross_Flatform_2025" TargetMode="External"/><Relationship Id="rId24" Type="http://schemas.openxmlformats.org/officeDocument/2006/relationships/image" Target="media/image13.png"/><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10" Type="http://schemas.openxmlformats.org/officeDocument/2006/relationships/endnotes" Target="end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87ded781-2f94-4d69-8848-7c5557f2fdca"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43BC42CFF30DAD49AD9447EB755AC427" ma:contentTypeVersion="9" ma:contentTypeDescription="Create a new document." ma:contentTypeScope="" ma:versionID="00fc81c611e2d985d29b8c67f95f5336">
  <xsd:schema xmlns:xsd="http://www.w3.org/2001/XMLSchema" xmlns:xs="http://www.w3.org/2001/XMLSchema" xmlns:p="http://schemas.microsoft.com/office/2006/metadata/properties" xmlns:ns3="87ded781-2f94-4d69-8848-7c5557f2fdca" targetNamespace="http://schemas.microsoft.com/office/2006/metadata/properties" ma:root="true" ma:fieldsID="8c32b20bd09e9b12c15c9e36a944054d" ns3:_="">
    <xsd:import namespace="87ded781-2f94-4d69-8848-7c5557f2fdca"/>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DateTaken" minOccurs="0"/>
                <xsd:element ref="ns3:MediaServiceSystemTags"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7ded781-2f94-4d69-8848-7c5557f2fdc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s:customData xmlns="http://www.wps.cn/officeDocument/2013/wpsCustomData" xmlns:s="http://www.wps.cn/officeDocument/2013/wpsCustomData">
  <customSectProps/>
  <customShpExts>
    <customShpInfo spid="_x0000_s1026" textRotate="1"/>
  </customShpExts>
</s:customDat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495FA6E-C95D-48C8-9528-454E05555199}">
  <ds:schemaRefs>
    <ds:schemaRef ds:uri="http://schemas.microsoft.com/office/2006/documentManagement/types"/>
    <ds:schemaRef ds:uri="http://www.w3.org/XML/1998/namespace"/>
    <ds:schemaRef ds:uri="http://schemas.microsoft.com/office/2006/metadata/properties"/>
    <ds:schemaRef ds:uri="http://schemas.openxmlformats.org/package/2006/metadata/core-properties"/>
    <ds:schemaRef ds:uri="http://purl.org/dc/dcmitype/"/>
    <ds:schemaRef ds:uri="87ded781-2f94-4d69-8848-7c5557f2fdca"/>
    <ds:schemaRef ds:uri="http://purl.org/dc/elements/1.1/"/>
    <ds:schemaRef ds:uri="http://schemas.microsoft.com/office/infopath/2007/PartnerControls"/>
    <ds:schemaRef ds:uri="http://purl.org/dc/terms/"/>
  </ds:schemaRefs>
</ds:datastoreItem>
</file>

<file path=customXml/itemProps2.xml><?xml version="1.0" encoding="utf-8"?>
<ds:datastoreItem xmlns:ds="http://schemas.openxmlformats.org/officeDocument/2006/customXml" ds:itemID="{E1936679-8311-4228-B1D3-B2E29ABF88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7ded781-2f94-4d69-8848-7c5557f2fdc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4.xml><?xml version="1.0" encoding="utf-8"?>
<ds:datastoreItem xmlns:ds="http://schemas.openxmlformats.org/officeDocument/2006/customXml" ds:itemID="{367CEDE0-F227-49DC-AF40-8A8176ED2430}">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18</Pages>
  <Words>1587</Words>
  <Characters>9051</Characters>
  <Application>Microsoft Office Word</Application>
  <DocSecurity>0</DocSecurity>
  <Lines>75</Lines>
  <Paragraphs>21</Paragraphs>
  <ScaleCrop>false</ScaleCrop>
  <Company/>
  <LinksUpToDate>false</LinksUpToDate>
  <CharactersWithSpaces>10617</CharactersWithSpaces>
  <SharedDoc>false</SharedDoc>
  <HLinks>
    <vt:vector size="6" baseType="variant">
      <vt:variant>
        <vt:i4>2424868</vt:i4>
      </vt:variant>
      <vt:variant>
        <vt:i4>0</vt:i4>
      </vt:variant>
      <vt:variant>
        <vt:i4>0</vt:i4>
      </vt:variant>
      <vt:variant>
        <vt:i4>5</vt:i4>
      </vt:variant>
      <vt:variant>
        <vt:lpwstr>https://github.com/xtruong101/Cross_Flatform_2025</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Thi Minh Hanh = Khoa DTVT</dc:creator>
  <cp:keywords/>
  <cp:lastModifiedBy>Nguyễn Xuân Trường</cp:lastModifiedBy>
  <cp:revision>2</cp:revision>
  <dcterms:created xsi:type="dcterms:W3CDTF">2025-10-14T05:30:00Z</dcterms:created>
  <dcterms:modified xsi:type="dcterms:W3CDTF">2025-10-14T05:30:00Z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0x01010043BC42CFF30DAD49AD9447EB755AC427</vt:lpwstr>
  </property>
  <property fmtid="{D5CDD505-2E9C-101B-9397-08002B2CF9AE}" pid="3" name="KSOProductBuildVer">
    <vt:lpwstr>1033-12.2.0.22549</vt:lpwstr>
  </property>
  <property fmtid="{D5CDD505-2E9C-101B-9397-08002B2CF9AE}" pid="4" name="ICV">
    <vt:lpwstr>21AFDDF3997B4865A5D78304A2FD6239_12</vt:lpwstr>
  </property>
</Properties>
</file>